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tblInd w:w="-725" w:type="dxa"/>
        <w:tblLayout w:type="fixed"/>
        <w:tblLook w:val="04A0" w:firstRow="1" w:lastRow="0" w:firstColumn="1" w:lastColumn="0" w:noHBand="0" w:noVBand="1"/>
      </w:tblPr>
      <w:tblGrid>
        <w:gridCol w:w="1330"/>
        <w:gridCol w:w="9380"/>
      </w:tblGrid>
      <w:tr w:rsidR="003166B4" w:rsidRPr="0024527A" w14:paraId="47219A19" w14:textId="77777777" w:rsidTr="003166B4">
        <w:trPr>
          <w:trHeight w:val="290"/>
        </w:trPr>
        <w:tc>
          <w:tcPr>
            <w:tcW w:w="1330" w:type="dxa"/>
            <w:tcBorders>
              <w:top w:val="single" w:sz="4" w:space="0" w:color="auto"/>
              <w:left w:val="single" w:sz="4" w:space="0" w:color="auto"/>
              <w:bottom w:val="single" w:sz="4" w:space="0" w:color="auto"/>
              <w:right w:val="single" w:sz="4" w:space="0" w:color="auto"/>
            </w:tcBorders>
            <w:shd w:val="clear" w:color="auto" w:fill="83CAEB" w:themeFill="accent1" w:themeFillTint="66"/>
            <w:noWrap/>
            <w:vAlign w:val="center"/>
            <w:hideMark/>
          </w:tcPr>
          <w:p w14:paraId="19AED8A6" w14:textId="77777777" w:rsidR="003166B4" w:rsidRPr="0024527A" w:rsidRDefault="003166B4" w:rsidP="00226F9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Data Point</w:t>
            </w:r>
          </w:p>
        </w:tc>
        <w:tc>
          <w:tcPr>
            <w:tcW w:w="9380" w:type="dxa"/>
            <w:tcBorders>
              <w:top w:val="single" w:sz="4" w:space="0" w:color="auto"/>
              <w:left w:val="nil"/>
              <w:bottom w:val="single" w:sz="4" w:space="0" w:color="auto"/>
              <w:right w:val="single" w:sz="4" w:space="0" w:color="auto"/>
            </w:tcBorders>
            <w:shd w:val="clear" w:color="auto" w:fill="83CAEB" w:themeFill="accent1" w:themeFillTint="66"/>
            <w:noWrap/>
            <w:vAlign w:val="center"/>
            <w:hideMark/>
          </w:tcPr>
          <w:p w14:paraId="75513315" w14:textId="77777777" w:rsidR="003166B4" w:rsidRPr="0024527A" w:rsidRDefault="003166B4" w:rsidP="00226F99">
            <w:pPr>
              <w:spacing w:after="0" w:line="240" w:lineRule="auto"/>
              <w:jc w:val="center"/>
              <w:rPr>
                <w:rFonts w:ascii="Calibri" w:eastAsia="Times New Roman" w:hAnsi="Calibri" w:cs="Calibri"/>
                <w:b/>
                <w:bCs/>
                <w:color w:val="000000"/>
              </w:rPr>
            </w:pPr>
            <w:r w:rsidRPr="0024527A">
              <w:rPr>
                <w:rFonts w:ascii="Calibri" w:eastAsia="Times New Roman" w:hAnsi="Calibri" w:cs="Calibri"/>
                <w:b/>
                <w:bCs/>
                <w:color w:val="000000"/>
              </w:rPr>
              <w:t>Details &amp; Guidelines</w:t>
            </w:r>
          </w:p>
        </w:tc>
      </w:tr>
      <w:tr w:rsidR="003166B4" w:rsidRPr="00D44F29" w14:paraId="621C8801"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6F219974" w14:textId="77777777" w:rsidR="003166B4" w:rsidRPr="0024527A" w:rsidRDefault="003166B4" w:rsidP="00226F99">
            <w:pPr>
              <w:spacing w:after="0" w:line="240" w:lineRule="auto"/>
              <w:jc w:val="center"/>
              <w:rPr>
                <w:rFonts w:ascii="Calibri" w:eastAsia="Times New Roman" w:hAnsi="Calibri" w:cs="Calibri"/>
              </w:rPr>
            </w:pPr>
            <w:r w:rsidRPr="0024527A">
              <w:rPr>
                <w:rFonts w:ascii="Calibri" w:eastAsia="Times New Roman" w:hAnsi="Calibri" w:cs="Calibri"/>
              </w:rPr>
              <w:t>Customer Region</w:t>
            </w:r>
          </w:p>
        </w:tc>
        <w:tc>
          <w:tcPr>
            <w:tcW w:w="9380" w:type="dxa"/>
            <w:tcBorders>
              <w:top w:val="nil"/>
              <w:left w:val="nil"/>
              <w:bottom w:val="single" w:sz="4" w:space="0" w:color="auto"/>
              <w:right w:val="single" w:sz="4" w:space="0" w:color="auto"/>
            </w:tcBorders>
            <w:noWrap/>
            <w:vAlign w:val="bottom"/>
            <w:hideMark/>
          </w:tcPr>
          <w:p w14:paraId="2E2B1AF6" w14:textId="77777777" w:rsidR="003166B4" w:rsidRDefault="003166B4" w:rsidP="00226F99">
            <w:pPr>
              <w:spacing w:after="0" w:line="240" w:lineRule="auto"/>
              <w:rPr>
                <w:rFonts w:ascii="Calibri" w:eastAsia="Times New Roman" w:hAnsi="Calibri" w:cs="Calibri"/>
              </w:rPr>
            </w:pPr>
            <w:r>
              <w:rPr>
                <w:rFonts w:ascii="Calibri" w:eastAsia="Times New Roman" w:hAnsi="Calibri" w:cs="Calibri"/>
              </w:rPr>
              <w:t>The geographical region at the receiver/buyer’s end within the contract.</w:t>
            </w:r>
          </w:p>
          <w:p w14:paraId="46B6199F" w14:textId="77777777" w:rsidR="003166B4" w:rsidRDefault="003166B4" w:rsidP="00226F99">
            <w:pPr>
              <w:spacing w:after="0" w:line="240" w:lineRule="auto"/>
              <w:rPr>
                <w:rFonts w:ascii="Calibri" w:eastAsia="Times New Roman" w:hAnsi="Calibri" w:cs="Calibri"/>
              </w:rPr>
            </w:pPr>
          </w:p>
          <w:p w14:paraId="5301C2D3" w14:textId="77777777" w:rsidR="003166B4" w:rsidRDefault="003166B4" w:rsidP="00226F99">
            <w:pPr>
              <w:spacing w:after="0" w:line="240" w:lineRule="auto"/>
              <w:rPr>
                <w:rFonts w:ascii="Calibri" w:eastAsia="Times New Roman" w:hAnsi="Calibri" w:cs="Calibri"/>
              </w:rPr>
            </w:pPr>
            <w:r w:rsidRPr="00A95C5B">
              <w:rPr>
                <w:rFonts w:ascii="Calibri" w:eastAsia="Times New Roman" w:hAnsi="Calibri" w:cs="Calibri"/>
              </w:rPr>
              <w:t xml:space="preserve">Need to select from the following </w:t>
            </w:r>
            <w:r>
              <w:rPr>
                <w:rFonts w:ascii="Calibri" w:eastAsia="Times New Roman" w:hAnsi="Calibri" w:cs="Calibri"/>
              </w:rPr>
              <w:t xml:space="preserve">drop-down </w:t>
            </w:r>
            <w:r w:rsidRPr="00A95C5B">
              <w:rPr>
                <w:rFonts w:ascii="Calibri" w:eastAsia="Times New Roman" w:hAnsi="Calibri" w:cs="Calibri"/>
              </w:rPr>
              <w:t>list only:</w:t>
            </w:r>
          </w:p>
          <w:p w14:paraId="059BFF3C" w14:textId="77777777" w:rsidR="003166B4" w:rsidRPr="00A95C5B" w:rsidRDefault="003166B4" w:rsidP="003166B4">
            <w:pPr>
              <w:pStyle w:val="ListParagraph"/>
              <w:numPr>
                <w:ilvl w:val="0"/>
                <w:numId w:val="4"/>
              </w:numPr>
              <w:spacing w:after="0" w:line="240" w:lineRule="auto"/>
              <w:rPr>
                <w:rFonts w:ascii="Calibri" w:eastAsia="Times New Roman" w:hAnsi="Calibri" w:cs="Calibri"/>
              </w:rPr>
            </w:pPr>
            <w:r w:rsidRPr="00A95C5B">
              <w:rPr>
                <w:rFonts w:ascii="Calibri" w:eastAsia="Times New Roman" w:hAnsi="Calibri" w:cs="Calibri"/>
              </w:rPr>
              <w:t>Sub-Saharan Africa</w:t>
            </w:r>
          </w:p>
          <w:p w14:paraId="4C9B4776" w14:textId="77777777" w:rsidR="003166B4" w:rsidRPr="00AD347E" w:rsidRDefault="003166B4" w:rsidP="003166B4">
            <w:pPr>
              <w:pStyle w:val="ListParagraph"/>
              <w:numPr>
                <w:ilvl w:val="0"/>
                <w:numId w:val="2"/>
              </w:numPr>
              <w:spacing w:after="0" w:line="240" w:lineRule="auto"/>
              <w:rPr>
                <w:rFonts w:ascii="Calibri" w:eastAsia="Times New Roman" w:hAnsi="Calibri" w:cs="Calibri"/>
              </w:rPr>
            </w:pPr>
            <w:r w:rsidRPr="00AD347E">
              <w:rPr>
                <w:rFonts w:ascii="Calibri" w:eastAsia="Times New Roman" w:hAnsi="Calibri" w:cs="Calibri"/>
              </w:rPr>
              <w:t>Asia-Pacific</w:t>
            </w:r>
          </w:p>
          <w:p w14:paraId="7C114937" w14:textId="77777777" w:rsidR="003166B4" w:rsidRPr="00AD347E" w:rsidRDefault="003166B4" w:rsidP="003166B4">
            <w:pPr>
              <w:pStyle w:val="ListParagraph"/>
              <w:numPr>
                <w:ilvl w:val="0"/>
                <w:numId w:val="2"/>
              </w:numPr>
              <w:spacing w:after="0" w:line="240" w:lineRule="auto"/>
              <w:rPr>
                <w:rFonts w:ascii="Calibri" w:eastAsia="Times New Roman" w:hAnsi="Calibri" w:cs="Calibri"/>
              </w:rPr>
            </w:pPr>
            <w:r w:rsidRPr="00AD347E">
              <w:rPr>
                <w:rFonts w:ascii="Calibri" w:eastAsia="Times New Roman" w:hAnsi="Calibri" w:cs="Calibri"/>
              </w:rPr>
              <w:t>Europe</w:t>
            </w:r>
          </w:p>
          <w:p w14:paraId="3E32AA88" w14:textId="77777777" w:rsidR="003166B4" w:rsidRPr="00AD347E" w:rsidRDefault="003166B4" w:rsidP="003166B4">
            <w:pPr>
              <w:pStyle w:val="ListParagraph"/>
              <w:numPr>
                <w:ilvl w:val="0"/>
                <w:numId w:val="2"/>
              </w:numPr>
              <w:spacing w:after="0" w:line="240" w:lineRule="auto"/>
              <w:rPr>
                <w:rFonts w:ascii="Calibri" w:eastAsia="Times New Roman" w:hAnsi="Calibri" w:cs="Calibri"/>
              </w:rPr>
            </w:pPr>
            <w:r w:rsidRPr="00AD347E">
              <w:rPr>
                <w:rFonts w:ascii="Calibri" w:eastAsia="Times New Roman" w:hAnsi="Calibri" w:cs="Calibri"/>
              </w:rPr>
              <w:t>Latin America</w:t>
            </w:r>
          </w:p>
          <w:p w14:paraId="38C4FE72" w14:textId="77777777" w:rsidR="003166B4" w:rsidRPr="00AD347E" w:rsidRDefault="003166B4" w:rsidP="003166B4">
            <w:pPr>
              <w:pStyle w:val="ListParagraph"/>
              <w:numPr>
                <w:ilvl w:val="0"/>
                <w:numId w:val="2"/>
              </w:numPr>
              <w:spacing w:after="0" w:line="240" w:lineRule="auto"/>
              <w:rPr>
                <w:rFonts w:ascii="Calibri" w:eastAsia="Times New Roman" w:hAnsi="Calibri" w:cs="Calibri"/>
              </w:rPr>
            </w:pPr>
            <w:r w:rsidRPr="00AD347E">
              <w:rPr>
                <w:rFonts w:ascii="Calibri" w:eastAsia="Times New Roman" w:hAnsi="Calibri" w:cs="Calibri"/>
              </w:rPr>
              <w:t>Middle East and North Africa</w:t>
            </w:r>
          </w:p>
          <w:p w14:paraId="7862297C" w14:textId="77777777" w:rsidR="003166B4" w:rsidRPr="00AD347E" w:rsidRDefault="003166B4" w:rsidP="003166B4">
            <w:pPr>
              <w:pStyle w:val="ListParagraph"/>
              <w:numPr>
                <w:ilvl w:val="0"/>
                <w:numId w:val="2"/>
              </w:numPr>
              <w:spacing w:after="0" w:line="240" w:lineRule="auto"/>
              <w:rPr>
                <w:rFonts w:ascii="Calibri" w:eastAsia="Times New Roman" w:hAnsi="Calibri" w:cs="Calibri"/>
              </w:rPr>
            </w:pPr>
            <w:r w:rsidRPr="00AD347E">
              <w:rPr>
                <w:rFonts w:ascii="Calibri" w:eastAsia="Times New Roman" w:hAnsi="Calibri" w:cs="Calibri"/>
              </w:rPr>
              <w:t>North America</w:t>
            </w:r>
          </w:p>
          <w:p w14:paraId="68DE8496" w14:textId="77777777" w:rsidR="003166B4" w:rsidRPr="00AD347E" w:rsidRDefault="003166B4" w:rsidP="003166B4">
            <w:pPr>
              <w:pStyle w:val="ListParagraph"/>
              <w:numPr>
                <w:ilvl w:val="0"/>
                <w:numId w:val="2"/>
              </w:numPr>
              <w:spacing w:after="0" w:line="240" w:lineRule="auto"/>
              <w:rPr>
                <w:rFonts w:ascii="Calibri" w:eastAsia="Times New Roman" w:hAnsi="Calibri" w:cs="Calibri"/>
              </w:rPr>
            </w:pPr>
            <w:r w:rsidRPr="00AD347E">
              <w:rPr>
                <w:rFonts w:ascii="Calibri" w:eastAsia="Times New Roman" w:hAnsi="Calibri" w:cs="Calibri"/>
              </w:rPr>
              <w:t>Russia &amp; CIS</w:t>
            </w:r>
          </w:p>
          <w:p w14:paraId="3B916927" w14:textId="77777777" w:rsidR="003166B4" w:rsidRPr="00AD347E" w:rsidRDefault="003166B4" w:rsidP="003166B4">
            <w:pPr>
              <w:pStyle w:val="ListParagraph"/>
              <w:numPr>
                <w:ilvl w:val="0"/>
                <w:numId w:val="2"/>
              </w:numPr>
              <w:spacing w:after="0" w:line="240" w:lineRule="auto"/>
              <w:rPr>
                <w:rFonts w:ascii="Calibri" w:eastAsia="Times New Roman" w:hAnsi="Calibri" w:cs="Calibri"/>
              </w:rPr>
            </w:pPr>
            <w:r w:rsidRPr="00AD347E">
              <w:rPr>
                <w:rFonts w:ascii="Calibri" w:eastAsia="Times New Roman" w:hAnsi="Calibri" w:cs="Calibri"/>
              </w:rPr>
              <w:t xml:space="preserve">International </w:t>
            </w:r>
            <w:proofErr w:type="spellStart"/>
            <w:r w:rsidRPr="00AD347E">
              <w:rPr>
                <w:rFonts w:ascii="Calibri" w:eastAsia="Times New Roman" w:hAnsi="Calibri" w:cs="Calibri"/>
              </w:rPr>
              <w:t>Organisations</w:t>
            </w:r>
            <w:proofErr w:type="spellEnd"/>
          </w:p>
          <w:p w14:paraId="547BBDE8" w14:textId="77777777" w:rsidR="003166B4" w:rsidRPr="00AD347E" w:rsidRDefault="003166B4" w:rsidP="003166B4">
            <w:pPr>
              <w:pStyle w:val="ListParagraph"/>
              <w:numPr>
                <w:ilvl w:val="0"/>
                <w:numId w:val="2"/>
              </w:numPr>
              <w:spacing w:after="0" w:line="240" w:lineRule="auto"/>
              <w:rPr>
                <w:rFonts w:ascii="Calibri" w:eastAsia="Times New Roman" w:hAnsi="Calibri" w:cs="Calibri"/>
              </w:rPr>
            </w:pPr>
            <w:r w:rsidRPr="00AD347E">
              <w:rPr>
                <w:rFonts w:ascii="Calibri" w:eastAsia="Times New Roman" w:hAnsi="Calibri" w:cs="Calibri"/>
              </w:rPr>
              <w:t>Unknown</w:t>
            </w:r>
          </w:p>
          <w:p w14:paraId="2A3144B9" w14:textId="77777777" w:rsidR="003166B4" w:rsidRDefault="003166B4" w:rsidP="00226F99">
            <w:pPr>
              <w:spacing w:after="0" w:line="240" w:lineRule="auto"/>
              <w:rPr>
                <w:rFonts w:ascii="Calibri" w:eastAsia="Times New Roman" w:hAnsi="Calibri" w:cs="Calibri"/>
                <w:b/>
                <w:bCs/>
              </w:rPr>
            </w:pPr>
          </w:p>
          <w:p w14:paraId="3F264613" w14:textId="77777777" w:rsidR="003166B4" w:rsidRDefault="003166B4" w:rsidP="00226F99">
            <w:pPr>
              <w:spacing w:after="0" w:line="240" w:lineRule="auto"/>
              <w:rPr>
                <w:rFonts w:ascii="Calibri" w:eastAsia="Times New Roman" w:hAnsi="Calibri" w:cs="Calibri"/>
                <w:b/>
                <w:bCs/>
              </w:rPr>
            </w:pPr>
            <w:r w:rsidRPr="00853484">
              <w:rPr>
                <w:rFonts w:ascii="Calibri" w:eastAsia="Times New Roman" w:hAnsi="Calibri" w:cs="Calibri"/>
                <w:b/>
                <w:bCs/>
              </w:rPr>
              <w:t>Note:</w:t>
            </w:r>
          </w:p>
          <w:p w14:paraId="3A5B0AB7" w14:textId="77777777" w:rsidR="003166B4" w:rsidRPr="00D44F29" w:rsidRDefault="003166B4" w:rsidP="003166B4">
            <w:pPr>
              <w:pStyle w:val="ListParagraph"/>
              <w:numPr>
                <w:ilvl w:val="0"/>
                <w:numId w:val="5"/>
              </w:numPr>
              <w:spacing w:after="0" w:line="240" w:lineRule="auto"/>
              <w:rPr>
                <w:rFonts w:ascii="Calibri" w:eastAsia="Times New Roman" w:hAnsi="Calibri" w:cs="Calibri"/>
              </w:rPr>
            </w:pPr>
            <w:r w:rsidRPr="00D44F29">
              <w:rPr>
                <w:rFonts w:ascii="Calibri" w:eastAsia="Times New Roman" w:hAnsi="Calibri" w:cs="Calibri"/>
              </w:rPr>
              <w:t xml:space="preserve">The International </w:t>
            </w:r>
            <w:proofErr w:type="spellStart"/>
            <w:r w:rsidRPr="00D44F29">
              <w:rPr>
                <w:rFonts w:ascii="Calibri" w:eastAsia="Times New Roman" w:hAnsi="Calibri" w:cs="Calibri"/>
              </w:rPr>
              <w:t>Organisations</w:t>
            </w:r>
            <w:proofErr w:type="spellEnd"/>
            <w:r w:rsidRPr="00D44F29">
              <w:rPr>
                <w:rFonts w:ascii="Calibri" w:eastAsia="Times New Roman" w:hAnsi="Calibri" w:cs="Calibri"/>
              </w:rPr>
              <w:t xml:space="preserve"> are-</w:t>
            </w:r>
          </w:p>
          <w:p w14:paraId="51B6D0B7" w14:textId="77777777" w:rsidR="003166B4" w:rsidRPr="00AD347E" w:rsidRDefault="003166B4" w:rsidP="003166B4">
            <w:pPr>
              <w:pStyle w:val="ListParagraph"/>
              <w:numPr>
                <w:ilvl w:val="0"/>
                <w:numId w:val="3"/>
              </w:numPr>
              <w:spacing w:after="0" w:line="240" w:lineRule="auto"/>
              <w:rPr>
                <w:rFonts w:ascii="Calibri" w:eastAsia="Times New Roman" w:hAnsi="Calibri" w:cs="Calibri"/>
              </w:rPr>
            </w:pPr>
            <w:r w:rsidRPr="00AD347E">
              <w:rPr>
                <w:rFonts w:ascii="Calibri" w:eastAsia="Times New Roman" w:hAnsi="Calibri" w:cs="Calibri"/>
              </w:rPr>
              <w:t xml:space="preserve">NATO </w:t>
            </w:r>
            <w:r>
              <w:rPr>
                <w:rFonts w:ascii="Calibri" w:eastAsia="Times New Roman" w:hAnsi="Calibri" w:cs="Calibri"/>
              </w:rPr>
              <w:t xml:space="preserve">- </w:t>
            </w:r>
            <w:r w:rsidRPr="00AD347E">
              <w:rPr>
                <w:rFonts w:ascii="Calibri" w:eastAsia="Times New Roman" w:hAnsi="Calibri" w:cs="Calibri"/>
              </w:rPr>
              <w:t>North Atlantic Treaty Organization</w:t>
            </w:r>
            <w:r>
              <w:rPr>
                <w:rFonts w:ascii="Calibri" w:eastAsia="Times New Roman" w:hAnsi="Calibri" w:cs="Calibri"/>
              </w:rPr>
              <w:t xml:space="preserve">; this is selected when the </w:t>
            </w:r>
            <w:r w:rsidRPr="000B0274">
              <w:rPr>
                <w:rFonts w:ascii="Calibri" w:eastAsia="Times New Roman" w:hAnsi="Calibri" w:cs="Calibri"/>
              </w:rPr>
              <w:t xml:space="preserve">contract </w:t>
            </w:r>
            <w:r>
              <w:rPr>
                <w:rFonts w:ascii="Calibri" w:eastAsia="Times New Roman" w:hAnsi="Calibri" w:cs="Calibri"/>
              </w:rPr>
              <w:t xml:space="preserve">is </w:t>
            </w:r>
            <w:r w:rsidRPr="000B0274">
              <w:rPr>
                <w:rFonts w:ascii="Calibri" w:eastAsia="Times New Roman" w:hAnsi="Calibri" w:cs="Calibri"/>
              </w:rPr>
              <w:t>funded/signed by NATO Support and Procurement Agency (NSPA), NATO Communications and Information Agency (NCI Agency)</w:t>
            </w:r>
          </w:p>
          <w:p w14:paraId="6D71EC32" w14:textId="77777777" w:rsidR="003166B4" w:rsidRPr="00AD347E" w:rsidRDefault="003166B4" w:rsidP="003166B4">
            <w:pPr>
              <w:pStyle w:val="ListParagraph"/>
              <w:numPr>
                <w:ilvl w:val="0"/>
                <w:numId w:val="3"/>
              </w:numPr>
              <w:spacing w:after="0" w:line="240" w:lineRule="auto"/>
              <w:rPr>
                <w:rFonts w:ascii="Calibri" w:eastAsia="Times New Roman" w:hAnsi="Calibri" w:cs="Calibri"/>
              </w:rPr>
            </w:pPr>
            <w:r w:rsidRPr="00AD347E">
              <w:rPr>
                <w:rFonts w:ascii="Calibri" w:eastAsia="Times New Roman" w:hAnsi="Calibri" w:cs="Calibri"/>
              </w:rPr>
              <w:t xml:space="preserve">EU </w:t>
            </w:r>
            <w:r>
              <w:rPr>
                <w:rFonts w:ascii="Calibri" w:eastAsia="Times New Roman" w:hAnsi="Calibri" w:cs="Calibri"/>
              </w:rPr>
              <w:t xml:space="preserve">- </w:t>
            </w:r>
            <w:r w:rsidRPr="00AD347E">
              <w:rPr>
                <w:rFonts w:ascii="Calibri" w:eastAsia="Times New Roman" w:hAnsi="Calibri" w:cs="Calibri"/>
              </w:rPr>
              <w:t>European Union</w:t>
            </w:r>
            <w:r>
              <w:rPr>
                <w:rFonts w:ascii="Calibri" w:eastAsia="Times New Roman" w:hAnsi="Calibri" w:cs="Calibri"/>
              </w:rPr>
              <w:t xml:space="preserve">; applicable when the </w:t>
            </w:r>
            <w:r w:rsidRPr="000B0274">
              <w:rPr>
                <w:rFonts w:ascii="Calibri" w:eastAsia="Times New Roman" w:hAnsi="Calibri" w:cs="Calibri"/>
              </w:rPr>
              <w:t>contract</w:t>
            </w:r>
            <w:r>
              <w:rPr>
                <w:rFonts w:ascii="Calibri" w:eastAsia="Times New Roman" w:hAnsi="Calibri" w:cs="Calibri"/>
              </w:rPr>
              <w:t xml:space="preserve"> is</w:t>
            </w:r>
            <w:r w:rsidRPr="000B0274">
              <w:rPr>
                <w:rFonts w:ascii="Calibri" w:eastAsia="Times New Roman" w:hAnsi="Calibri" w:cs="Calibri"/>
              </w:rPr>
              <w:t xml:space="preserve"> funded/signed by OCCAR (</w:t>
            </w:r>
            <w:proofErr w:type="spellStart"/>
            <w:r w:rsidRPr="000B0274">
              <w:rPr>
                <w:rFonts w:ascii="Calibri" w:eastAsia="Times New Roman" w:hAnsi="Calibri" w:cs="Calibri"/>
              </w:rPr>
              <w:t>Organisation</w:t>
            </w:r>
            <w:proofErr w:type="spellEnd"/>
            <w:r w:rsidRPr="000B0274">
              <w:rPr>
                <w:rFonts w:ascii="Calibri" w:eastAsia="Times New Roman" w:hAnsi="Calibri" w:cs="Calibri"/>
              </w:rPr>
              <w:t xml:space="preserve"> for Joint Armament Cooperation), The EDF (European Defense Fund), the EDA (European Defense Agency), the European Commission, EU Defense Innovation (HEDI)</w:t>
            </w:r>
          </w:p>
          <w:p w14:paraId="467F33B3" w14:textId="77777777" w:rsidR="003166B4" w:rsidRPr="009401C1" w:rsidRDefault="003166B4" w:rsidP="003166B4">
            <w:pPr>
              <w:pStyle w:val="ListParagraph"/>
              <w:numPr>
                <w:ilvl w:val="0"/>
                <w:numId w:val="3"/>
              </w:numPr>
              <w:spacing w:after="0" w:line="240" w:lineRule="auto"/>
              <w:rPr>
                <w:rFonts w:ascii="Calibri" w:eastAsia="Times New Roman" w:hAnsi="Calibri" w:cs="Calibri"/>
              </w:rPr>
            </w:pPr>
            <w:r w:rsidRPr="00AD347E">
              <w:rPr>
                <w:rFonts w:ascii="Calibri" w:eastAsia="Times New Roman" w:hAnsi="Calibri" w:cs="Calibri"/>
              </w:rPr>
              <w:t xml:space="preserve">IFU </w:t>
            </w:r>
            <w:r>
              <w:rPr>
                <w:rFonts w:ascii="Calibri" w:eastAsia="Times New Roman" w:hAnsi="Calibri" w:cs="Calibri"/>
              </w:rPr>
              <w:t xml:space="preserve">- </w:t>
            </w:r>
            <w:r w:rsidRPr="009401C1">
              <w:rPr>
                <w:rFonts w:ascii="Calibri" w:eastAsia="Times New Roman" w:hAnsi="Calibri" w:cs="Calibri"/>
              </w:rPr>
              <w:t>International Fund for Ukraine</w:t>
            </w:r>
            <w:r>
              <w:rPr>
                <w:rFonts w:ascii="Calibri" w:eastAsia="Times New Roman" w:hAnsi="Calibri" w:cs="Calibri"/>
              </w:rPr>
              <w:t>;</w:t>
            </w:r>
            <w:r w:rsidRPr="009401C1">
              <w:rPr>
                <w:rFonts w:ascii="Calibri" w:eastAsia="Times New Roman" w:hAnsi="Calibri" w:cs="Calibri"/>
              </w:rPr>
              <w:t xml:space="preserve"> </w:t>
            </w:r>
            <w:r>
              <w:rPr>
                <w:rFonts w:ascii="Calibri" w:eastAsia="Times New Roman" w:hAnsi="Calibri" w:cs="Calibri"/>
              </w:rPr>
              <w:t xml:space="preserve">selected only for the contracts </w:t>
            </w:r>
            <w:r w:rsidRPr="009401C1">
              <w:rPr>
                <w:rFonts w:ascii="Calibri" w:eastAsia="Times New Roman" w:hAnsi="Calibri" w:cs="Calibri"/>
              </w:rPr>
              <w:t>where the end customer is Ukraine but funded via the IFU</w:t>
            </w:r>
          </w:p>
          <w:p w14:paraId="18EF257C" w14:textId="77777777" w:rsidR="003166B4" w:rsidRDefault="003166B4" w:rsidP="003166B4">
            <w:pPr>
              <w:pStyle w:val="ListParagraph"/>
              <w:numPr>
                <w:ilvl w:val="0"/>
                <w:numId w:val="3"/>
              </w:numPr>
              <w:spacing w:after="0" w:line="240" w:lineRule="auto"/>
              <w:rPr>
                <w:rFonts w:ascii="Calibri" w:eastAsia="Times New Roman" w:hAnsi="Calibri" w:cs="Calibri"/>
              </w:rPr>
            </w:pPr>
            <w:r w:rsidRPr="00AD347E">
              <w:rPr>
                <w:rFonts w:ascii="Calibri" w:eastAsia="Times New Roman" w:hAnsi="Calibri" w:cs="Calibri"/>
              </w:rPr>
              <w:t>Unknown</w:t>
            </w:r>
            <w:r>
              <w:rPr>
                <w:rFonts w:ascii="Calibri" w:eastAsia="Times New Roman" w:hAnsi="Calibri" w:cs="Calibri"/>
              </w:rPr>
              <w:t xml:space="preserve"> - If the organization name is not given in the source</w:t>
            </w:r>
          </w:p>
          <w:p w14:paraId="297DB627" w14:textId="77777777" w:rsidR="003166B4" w:rsidRDefault="003166B4" w:rsidP="00226F99">
            <w:pPr>
              <w:pStyle w:val="ListParagraph"/>
              <w:spacing w:after="0" w:line="240" w:lineRule="auto"/>
              <w:rPr>
                <w:rFonts w:ascii="Calibri" w:eastAsia="Times New Roman" w:hAnsi="Calibri" w:cs="Calibri"/>
              </w:rPr>
            </w:pPr>
          </w:p>
          <w:p w14:paraId="56C1C12C" w14:textId="77777777" w:rsidR="003166B4" w:rsidRPr="00D44F29" w:rsidRDefault="003166B4" w:rsidP="003166B4">
            <w:pPr>
              <w:pStyle w:val="ListParagraph"/>
              <w:numPr>
                <w:ilvl w:val="0"/>
                <w:numId w:val="5"/>
              </w:numPr>
              <w:spacing w:after="0" w:line="240" w:lineRule="auto"/>
              <w:rPr>
                <w:rFonts w:ascii="Calibri" w:eastAsia="Times New Roman" w:hAnsi="Calibri" w:cs="Calibri"/>
              </w:rPr>
            </w:pPr>
            <w:r>
              <w:rPr>
                <w:rFonts w:ascii="Calibri" w:eastAsia="Times New Roman" w:hAnsi="Calibri" w:cs="Calibri"/>
              </w:rPr>
              <w:t>The r</w:t>
            </w:r>
            <w:r w:rsidRPr="00D44F29">
              <w:rPr>
                <w:rFonts w:ascii="Calibri" w:eastAsia="Times New Roman" w:hAnsi="Calibri" w:cs="Calibri"/>
              </w:rPr>
              <w:t xml:space="preserve">egion can be </w:t>
            </w:r>
            <w:r>
              <w:rPr>
                <w:rFonts w:ascii="Calibri" w:eastAsia="Times New Roman" w:hAnsi="Calibri" w:cs="Calibri"/>
              </w:rPr>
              <w:t>selected</w:t>
            </w:r>
            <w:r w:rsidRPr="00D44F29">
              <w:rPr>
                <w:rFonts w:ascii="Calibri" w:eastAsia="Times New Roman" w:hAnsi="Calibri" w:cs="Calibri"/>
              </w:rPr>
              <w:t xml:space="preserve"> as ‘unknown’ if </w:t>
            </w:r>
            <w:r>
              <w:rPr>
                <w:rFonts w:ascii="Calibri" w:eastAsia="Times New Roman" w:hAnsi="Calibri" w:cs="Calibri"/>
              </w:rPr>
              <w:t>the</w:t>
            </w:r>
            <w:r w:rsidRPr="00D44F29">
              <w:rPr>
                <w:rFonts w:ascii="Calibri" w:eastAsia="Times New Roman" w:hAnsi="Calibri" w:cs="Calibri"/>
              </w:rPr>
              <w:t xml:space="preserve"> </w:t>
            </w:r>
            <w:r>
              <w:rPr>
                <w:rFonts w:ascii="Calibri" w:eastAsia="Times New Roman" w:hAnsi="Calibri" w:cs="Calibri"/>
              </w:rPr>
              <w:t>source</w:t>
            </w:r>
            <w:r w:rsidRPr="00D44F29">
              <w:rPr>
                <w:rFonts w:ascii="Calibri" w:eastAsia="Times New Roman" w:hAnsi="Calibri" w:cs="Calibri"/>
              </w:rPr>
              <w:t xml:space="preserve"> </w:t>
            </w:r>
            <w:proofErr w:type="gramStart"/>
            <w:r>
              <w:rPr>
                <w:rFonts w:ascii="Calibri" w:eastAsia="Times New Roman" w:hAnsi="Calibri" w:cs="Calibri"/>
              </w:rPr>
              <w:t>do</w:t>
            </w:r>
            <w:proofErr w:type="gramEnd"/>
            <w:r>
              <w:rPr>
                <w:rFonts w:ascii="Calibri" w:eastAsia="Times New Roman" w:hAnsi="Calibri" w:cs="Calibri"/>
              </w:rPr>
              <w:t xml:space="preserve"> not</w:t>
            </w:r>
            <w:r w:rsidRPr="00D44F29">
              <w:rPr>
                <w:rFonts w:ascii="Calibri" w:eastAsia="Times New Roman" w:hAnsi="Calibri" w:cs="Calibri"/>
              </w:rPr>
              <w:t xml:space="preserve"> disclos</w:t>
            </w:r>
            <w:r>
              <w:rPr>
                <w:rFonts w:ascii="Calibri" w:eastAsia="Times New Roman" w:hAnsi="Calibri" w:cs="Calibri"/>
              </w:rPr>
              <w:t>e</w:t>
            </w:r>
            <w:r w:rsidRPr="00D44F29">
              <w:rPr>
                <w:rFonts w:ascii="Calibri" w:eastAsia="Times New Roman" w:hAnsi="Calibri" w:cs="Calibri"/>
              </w:rPr>
              <w:t xml:space="preserve"> </w:t>
            </w:r>
            <w:r>
              <w:rPr>
                <w:rFonts w:ascii="Calibri" w:eastAsia="Times New Roman" w:hAnsi="Calibri" w:cs="Calibri"/>
              </w:rPr>
              <w:t>it</w:t>
            </w:r>
            <w:r w:rsidRPr="00D44F29">
              <w:rPr>
                <w:rFonts w:ascii="Calibri" w:eastAsia="Times New Roman" w:hAnsi="Calibri" w:cs="Calibri"/>
              </w:rPr>
              <w:t>.</w:t>
            </w:r>
          </w:p>
        </w:tc>
      </w:tr>
      <w:tr w:rsidR="003166B4" w:rsidRPr="0024527A" w14:paraId="6168A697"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7B9A7217" w14:textId="77777777" w:rsidR="003166B4" w:rsidRPr="0024527A" w:rsidRDefault="003166B4" w:rsidP="00226F99">
            <w:pPr>
              <w:spacing w:after="0" w:line="240" w:lineRule="auto"/>
              <w:jc w:val="center"/>
              <w:rPr>
                <w:rFonts w:ascii="Calibri" w:eastAsia="Times New Roman" w:hAnsi="Calibri" w:cs="Calibri"/>
              </w:rPr>
            </w:pPr>
            <w:r w:rsidRPr="0024527A">
              <w:rPr>
                <w:rFonts w:ascii="Calibri" w:eastAsia="Times New Roman" w:hAnsi="Calibri" w:cs="Calibri"/>
              </w:rPr>
              <w:t>Customer Country</w:t>
            </w:r>
          </w:p>
        </w:tc>
        <w:tc>
          <w:tcPr>
            <w:tcW w:w="9380" w:type="dxa"/>
            <w:tcBorders>
              <w:top w:val="nil"/>
              <w:left w:val="nil"/>
              <w:bottom w:val="single" w:sz="4" w:space="0" w:color="auto"/>
              <w:right w:val="single" w:sz="4" w:space="0" w:color="auto"/>
            </w:tcBorders>
            <w:noWrap/>
            <w:vAlign w:val="bottom"/>
            <w:hideMark/>
          </w:tcPr>
          <w:p w14:paraId="00195B6C" w14:textId="77777777" w:rsidR="003166B4" w:rsidRDefault="003166B4" w:rsidP="00226F99">
            <w:pPr>
              <w:spacing w:after="0" w:line="240" w:lineRule="auto"/>
              <w:rPr>
                <w:rFonts w:ascii="Calibri" w:eastAsia="Times New Roman" w:hAnsi="Calibri" w:cs="Calibri"/>
              </w:rPr>
            </w:pPr>
            <w:r>
              <w:rPr>
                <w:rFonts w:ascii="Calibri" w:eastAsia="Times New Roman" w:hAnsi="Calibri" w:cs="Calibri"/>
              </w:rPr>
              <w:t>The country of the receiver/buyer within the contract.</w:t>
            </w:r>
          </w:p>
          <w:p w14:paraId="67D4FF32" w14:textId="77777777" w:rsidR="003166B4" w:rsidRDefault="003166B4" w:rsidP="00226F99">
            <w:pPr>
              <w:spacing w:after="0" w:line="240" w:lineRule="auto"/>
              <w:rPr>
                <w:rFonts w:ascii="Calibri" w:eastAsia="Times New Roman" w:hAnsi="Calibri" w:cs="Calibri"/>
                <w:b/>
                <w:bCs/>
              </w:rPr>
            </w:pPr>
          </w:p>
          <w:p w14:paraId="714F0D82" w14:textId="77777777" w:rsidR="003166B4" w:rsidRDefault="003166B4" w:rsidP="00226F99">
            <w:pPr>
              <w:spacing w:after="0" w:line="240" w:lineRule="auto"/>
              <w:rPr>
                <w:rFonts w:ascii="Calibri" w:eastAsia="Times New Roman" w:hAnsi="Calibri" w:cs="Calibri"/>
                <w:b/>
                <w:bCs/>
              </w:rPr>
            </w:pPr>
            <w:r w:rsidRPr="00853484">
              <w:rPr>
                <w:rFonts w:ascii="Calibri" w:eastAsia="Times New Roman" w:hAnsi="Calibri" w:cs="Calibri"/>
                <w:b/>
                <w:bCs/>
              </w:rPr>
              <w:t>Note:</w:t>
            </w:r>
          </w:p>
          <w:p w14:paraId="00C634BC" w14:textId="77777777" w:rsidR="003166B4" w:rsidRPr="009401C1" w:rsidRDefault="003166B4" w:rsidP="00226F99">
            <w:pPr>
              <w:spacing w:after="0" w:line="240" w:lineRule="auto"/>
              <w:rPr>
                <w:rFonts w:ascii="Calibri" w:eastAsia="Times New Roman" w:hAnsi="Calibri" w:cs="Calibri"/>
              </w:rPr>
            </w:pPr>
            <w:r>
              <w:rPr>
                <w:rFonts w:ascii="Calibri" w:eastAsia="Times New Roman" w:hAnsi="Calibri" w:cs="Calibri"/>
              </w:rPr>
              <w:t>The country can also be any of the below mentioned international organizations or ‘Unknown’</w:t>
            </w:r>
            <w:r w:rsidRPr="009401C1">
              <w:rPr>
                <w:rFonts w:ascii="Calibri" w:eastAsia="Times New Roman" w:hAnsi="Calibri" w:cs="Calibri"/>
              </w:rPr>
              <w:t xml:space="preserve"> -</w:t>
            </w:r>
          </w:p>
          <w:p w14:paraId="4EE1B131" w14:textId="77777777" w:rsidR="003166B4" w:rsidRPr="000B0274" w:rsidRDefault="003166B4" w:rsidP="003166B4">
            <w:pPr>
              <w:pStyle w:val="ListParagraph"/>
              <w:numPr>
                <w:ilvl w:val="0"/>
                <w:numId w:val="3"/>
              </w:numPr>
              <w:spacing w:after="0" w:line="240" w:lineRule="auto"/>
              <w:rPr>
                <w:rFonts w:ascii="Calibri" w:eastAsia="Times New Roman" w:hAnsi="Calibri" w:cs="Calibri"/>
              </w:rPr>
            </w:pPr>
            <w:r w:rsidRPr="000B0274">
              <w:rPr>
                <w:rFonts w:ascii="Calibri" w:eastAsia="Times New Roman" w:hAnsi="Calibri" w:cs="Calibri"/>
              </w:rPr>
              <w:t xml:space="preserve">NATO - North Atlantic Treaty Organization; </w:t>
            </w:r>
            <w:r>
              <w:rPr>
                <w:rFonts w:ascii="Calibri" w:eastAsia="Times New Roman" w:hAnsi="Calibri" w:cs="Calibri"/>
              </w:rPr>
              <w:t xml:space="preserve">this is selected when the </w:t>
            </w:r>
            <w:r w:rsidRPr="000B0274">
              <w:rPr>
                <w:rFonts w:ascii="Calibri" w:eastAsia="Times New Roman" w:hAnsi="Calibri" w:cs="Calibri"/>
              </w:rPr>
              <w:t xml:space="preserve">contract </w:t>
            </w:r>
            <w:r>
              <w:rPr>
                <w:rFonts w:ascii="Calibri" w:eastAsia="Times New Roman" w:hAnsi="Calibri" w:cs="Calibri"/>
              </w:rPr>
              <w:t xml:space="preserve">is </w:t>
            </w:r>
            <w:r w:rsidRPr="000B0274">
              <w:rPr>
                <w:rFonts w:ascii="Calibri" w:eastAsia="Times New Roman" w:hAnsi="Calibri" w:cs="Calibri"/>
              </w:rPr>
              <w:t xml:space="preserve">funded/signed by NATO Support and Procurement Agency (NSPA), NATO Communications and Information Agency (NCI Agency) </w:t>
            </w:r>
          </w:p>
          <w:p w14:paraId="435774AD" w14:textId="77777777" w:rsidR="003166B4" w:rsidRPr="000B0274" w:rsidRDefault="003166B4" w:rsidP="003166B4">
            <w:pPr>
              <w:pStyle w:val="ListParagraph"/>
              <w:numPr>
                <w:ilvl w:val="0"/>
                <w:numId w:val="3"/>
              </w:numPr>
              <w:spacing w:after="0" w:line="240" w:lineRule="auto"/>
              <w:rPr>
                <w:rFonts w:ascii="Calibri" w:eastAsia="Times New Roman" w:hAnsi="Calibri" w:cs="Calibri"/>
              </w:rPr>
            </w:pPr>
            <w:r w:rsidRPr="000B0274">
              <w:rPr>
                <w:rFonts w:ascii="Calibri" w:eastAsia="Times New Roman" w:hAnsi="Calibri" w:cs="Calibri"/>
              </w:rPr>
              <w:t xml:space="preserve">EU – </w:t>
            </w:r>
            <w:r w:rsidRPr="00AD347E">
              <w:rPr>
                <w:rFonts w:ascii="Calibri" w:eastAsia="Times New Roman" w:hAnsi="Calibri" w:cs="Calibri"/>
              </w:rPr>
              <w:t>European Union</w:t>
            </w:r>
            <w:r>
              <w:rPr>
                <w:rFonts w:ascii="Calibri" w:eastAsia="Times New Roman" w:hAnsi="Calibri" w:cs="Calibri"/>
              </w:rPr>
              <w:t xml:space="preserve">; applicable when the </w:t>
            </w:r>
            <w:r w:rsidRPr="000B0274">
              <w:rPr>
                <w:rFonts w:ascii="Calibri" w:eastAsia="Times New Roman" w:hAnsi="Calibri" w:cs="Calibri"/>
              </w:rPr>
              <w:t>contract</w:t>
            </w:r>
            <w:r>
              <w:rPr>
                <w:rFonts w:ascii="Calibri" w:eastAsia="Times New Roman" w:hAnsi="Calibri" w:cs="Calibri"/>
              </w:rPr>
              <w:t xml:space="preserve"> is</w:t>
            </w:r>
            <w:r w:rsidRPr="000B0274">
              <w:rPr>
                <w:rFonts w:ascii="Calibri" w:eastAsia="Times New Roman" w:hAnsi="Calibri" w:cs="Calibri"/>
              </w:rPr>
              <w:t xml:space="preserve"> funded/signed by OCCAR (</w:t>
            </w:r>
            <w:proofErr w:type="spellStart"/>
            <w:r w:rsidRPr="000B0274">
              <w:rPr>
                <w:rFonts w:ascii="Calibri" w:eastAsia="Times New Roman" w:hAnsi="Calibri" w:cs="Calibri"/>
              </w:rPr>
              <w:t>Organisation</w:t>
            </w:r>
            <w:proofErr w:type="spellEnd"/>
            <w:r w:rsidRPr="000B0274">
              <w:rPr>
                <w:rFonts w:ascii="Calibri" w:eastAsia="Times New Roman" w:hAnsi="Calibri" w:cs="Calibri"/>
              </w:rPr>
              <w:t xml:space="preserve"> for Joint Armament Cooperation), The EDF (European Defense Fund), the EDA (European Defense Agency), the European Commission, EU Defense Innovation (HEDI) </w:t>
            </w:r>
          </w:p>
          <w:p w14:paraId="0D23E7EB" w14:textId="77777777" w:rsidR="003166B4" w:rsidRPr="009401C1" w:rsidRDefault="003166B4" w:rsidP="003166B4">
            <w:pPr>
              <w:pStyle w:val="ListParagraph"/>
              <w:numPr>
                <w:ilvl w:val="0"/>
                <w:numId w:val="3"/>
              </w:numPr>
              <w:spacing w:after="0" w:line="240" w:lineRule="auto"/>
              <w:rPr>
                <w:rFonts w:ascii="Calibri" w:eastAsia="Times New Roman" w:hAnsi="Calibri" w:cs="Calibri"/>
              </w:rPr>
            </w:pPr>
            <w:r w:rsidRPr="00AD347E">
              <w:rPr>
                <w:rFonts w:ascii="Calibri" w:eastAsia="Times New Roman" w:hAnsi="Calibri" w:cs="Calibri"/>
              </w:rPr>
              <w:t xml:space="preserve">IFU </w:t>
            </w:r>
            <w:r>
              <w:rPr>
                <w:rFonts w:ascii="Calibri" w:eastAsia="Times New Roman" w:hAnsi="Calibri" w:cs="Calibri"/>
              </w:rPr>
              <w:t xml:space="preserve">- </w:t>
            </w:r>
            <w:r w:rsidRPr="009401C1">
              <w:rPr>
                <w:rFonts w:ascii="Calibri" w:eastAsia="Times New Roman" w:hAnsi="Calibri" w:cs="Calibri"/>
              </w:rPr>
              <w:t xml:space="preserve">International Fund for Ukraine, </w:t>
            </w:r>
            <w:r>
              <w:rPr>
                <w:rFonts w:ascii="Calibri" w:eastAsia="Times New Roman" w:hAnsi="Calibri" w:cs="Calibri"/>
              </w:rPr>
              <w:t xml:space="preserve">selected only for the contracts </w:t>
            </w:r>
            <w:r w:rsidRPr="009401C1">
              <w:rPr>
                <w:rFonts w:ascii="Calibri" w:eastAsia="Times New Roman" w:hAnsi="Calibri" w:cs="Calibri"/>
              </w:rPr>
              <w:t>where the end customer is Ukraine but funded via the IFU</w:t>
            </w:r>
          </w:p>
          <w:p w14:paraId="3584D865" w14:textId="77777777" w:rsidR="003166B4" w:rsidRDefault="003166B4" w:rsidP="003166B4">
            <w:pPr>
              <w:pStyle w:val="ListParagraph"/>
              <w:numPr>
                <w:ilvl w:val="0"/>
                <w:numId w:val="3"/>
              </w:numPr>
              <w:spacing w:after="0" w:line="240" w:lineRule="auto"/>
              <w:rPr>
                <w:rFonts w:ascii="Calibri" w:eastAsia="Times New Roman" w:hAnsi="Calibri" w:cs="Calibri"/>
              </w:rPr>
            </w:pPr>
            <w:r w:rsidRPr="00AD347E">
              <w:rPr>
                <w:rFonts w:ascii="Calibri" w:eastAsia="Times New Roman" w:hAnsi="Calibri" w:cs="Calibri"/>
              </w:rPr>
              <w:t>Unknown</w:t>
            </w:r>
            <w:r>
              <w:rPr>
                <w:rFonts w:ascii="Calibri" w:eastAsia="Times New Roman" w:hAnsi="Calibri" w:cs="Calibri"/>
              </w:rPr>
              <w:t xml:space="preserve"> - If the organization name is not given in the source</w:t>
            </w:r>
          </w:p>
          <w:p w14:paraId="446E731B" w14:textId="77777777" w:rsidR="003166B4" w:rsidRDefault="003166B4" w:rsidP="00226F99">
            <w:pPr>
              <w:spacing w:after="0" w:line="240" w:lineRule="auto"/>
              <w:rPr>
                <w:rFonts w:ascii="Calibri" w:eastAsia="Times New Roman" w:hAnsi="Calibri" w:cs="Calibri"/>
              </w:rPr>
            </w:pPr>
          </w:p>
          <w:p w14:paraId="5C42B989" w14:textId="77777777" w:rsidR="003166B4" w:rsidRDefault="003166B4" w:rsidP="00226F99">
            <w:pPr>
              <w:spacing w:after="0" w:line="240" w:lineRule="auto"/>
              <w:rPr>
                <w:rFonts w:ascii="Calibri" w:eastAsia="Times New Roman" w:hAnsi="Calibri" w:cs="Calibri"/>
              </w:rPr>
            </w:pPr>
            <w:r>
              <w:rPr>
                <w:rFonts w:ascii="Calibri" w:eastAsia="Times New Roman" w:hAnsi="Calibri" w:cs="Calibri"/>
              </w:rPr>
              <w:t>Special Circumstance:</w:t>
            </w:r>
          </w:p>
          <w:p w14:paraId="06D497BC" w14:textId="77777777" w:rsidR="003166B4" w:rsidRPr="000B0274" w:rsidRDefault="003166B4" w:rsidP="00226F99">
            <w:pPr>
              <w:spacing w:after="0" w:line="240" w:lineRule="auto"/>
              <w:rPr>
                <w:rFonts w:ascii="Calibri" w:eastAsia="Times New Roman" w:hAnsi="Calibri" w:cs="Calibri"/>
              </w:rPr>
            </w:pPr>
            <w:r>
              <w:rPr>
                <w:rFonts w:ascii="Calibri" w:eastAsia="Times New Roman" w:hAnsi="Calibri" w:cs="Calibri"/>
              </w:rPr>
              <w:t>When</w:t>
            </w:r>
            <w:r w:rsidRPr="000B0274">
              <w:rPr>
                <w:rFonts w:ascii="Calibri" w:eastAsia="Times New Roman" w:hAnsi="Calibri" w:cs="Calibri"/>
              </w:rPr>
              <w:t xml:space="preserve"> military equipment is purchased directly for Ukraine: </w:t>
            </w:r>
          </w:p>
          <w:p w14:paraId="24CDCE68" w14:textId="77777777" w:rsidR="003166B4" w:rsidRDefault="003166B4" w:rsidP="003166B4">
            <w:pPr>
              <w:pStyle w:val="ListParagraph"/>
              <w:numPr>
                <w:ilvl w:val="0"/>
                <w:numId w:val="6"/>
              </w:numPr>
              <w:spacing w:after="0" w:line="240" w:lineRule="auto"/>
              <w:rPr>
                <w:rFonts w:ascii="Calibri" w:eastAsia="Times New Roman" w:hAnsi="Calibri" w:cs="Calibri"/>
              </w:rPr>
            </w:pPr>
            <w:r w:rsidRPr="000B0274">
              <w:rPr>
                <w:rFonts w:ascii="Calibri" w:eastAsia="Times New Roman" w:hAnsi="Calibri" w:cs="Calibri"/>
              </w:rPr>
              <w:t>If the purchase is made unilaterally by a country, that country is recorded as the Customer Country, with Ukraine Assistance listed as the Customer Operator.</w:t>
            </w:r>
          </w:p>
          <w:p w14:paraId="06742DB9" w14:textId="77777777" w:rsidR="003166B4" w:rsidRPr="000B0274" w:rsidRDefault="003166B4" w:rsidP="00226F99">
            <w:pPr>
              <w:pStyle w:val="ListParagraph"/>
              <w:spacing w:after="0" w:line="240" w:lineRule="auto"/>
              <w:rPr>
                <w:rFonts w:ascii="Calibri" w:eastAsia="Times New Roman" w:hAnsi="Calibri" w:cs="Calibri"/>
              </w:rPr>
            </w:pPr>
          </w:p>
          <w:p w14:paraId="320ABFB1" w14:textId="77777777" w:rsidR="003166B4" w:rsidRPr="0024527A" w:rsidRDefault="003166B4" w:rsidP="003166B4">
            <w:pPr>
              <w:numPr>
                <w:ilvl w:val="0"/>
                <w:numId w:val="6"/>
              </w:numPr>
              <w:spacing w:after="0" w:line="240" w:lineRule="auto"/>
              <w:rPr>
                <w:rFonts w:ascii="Calibri" w:eastAsia="Times New Roman" w:hAnsi="Calibri" w:cs="Calibri"/>
              </w:rPr>
            </w:pPr>
            <w:r w:rsidRPr="000B0274">
              <w:rPr>
                <w:rFonts w:ascii="Calibri" w:eastAsia="Times New Roman" w:hAnsi="Calibri" w:cs="Calibri"/>
              </w:rPr>
              <w:t xml:space="preserve">If the purchase is made by an international </w:t>
            </w:r>
            <w:proofErr w:type="spellStart"/>
            <w:r w:rsidRPr="000B0274">
              <w:rPr>
                <w:rFonts w:ascii="Calibri" w:eastAsia="Times New Roman" w:hAnsi="Calibri" w:cs="Calibri"/>
              </w:rPr>
              <w:t>organisation</w:t>
            </w:r>
            <w:proofErr w:type="spellEnd"/>
            <w:r w:rsidRPr="000B0274">
              <w:rPr>
                <w:rFonts w:ascii="Calibri" w:eastAsia="Times New Roman" w:hAnsi="Calibri" w:cs="Calibri"/>
              </w:rPr>
              <w:t xml:space="preserve">, or by a country on behalf of an international </w:t>
            </w:r>
            <w:proofErr w:type="spellStart"/>
            <w:r w:rsidRPr="000B0274">
              <w:rPr>
                <w:rFonts w:ascii="Calibri" w:eastAsia="Times New Roman" w:hAnsi="Calibri" w:cs="Calibri"/>
              </w:rPr>
              <w:t>organisation</w:t>
            </w:r>
            <w:proofErr w:type="spellEnd"/>
            <w:r w:rsidRPr="000B0274">
              <w:rPr>
                <w:rFonts w:ascii="Calibri" w:eastAsia="Times New Roman" w:hAnsi="Calibri" w:cs="Calibri"/>
              </w:rPr>
              <w:t xml:space="preserve">, then the </w:t>
            </w:r>
            <w:proofErr w:type="spellStart"/>
            <w:r w:rsidRPr="000B0274">
              <w:rPr>
                <w:rFonts w:ascii="Calibri" w:eastAsia="Times New Roman" w:hAnsi="Calibri" w:cs="Calibri"/>
              </w:rPr>
              <w:t>organisation</w:t>
            </w:r>
            <w:proofErr w:type="spellEnd"/>
            <w:r w:rsidRPr="000B0274">
              <w:rPr>
                <w:rFonts w:ascii="Calibri" w:eastAsia="Times New Roman" w:hAnsi="Calibri" w:cs="Calibri"/>
              </w:rPr>
              <w:t xml:space="preserve"> is recorded as the Customer Country, and Ukraine (Assistance) is listed as the Customer Operator.</w:t>
            </w:r>
          </w:p>
        </w:tc>
      </w:tr>
      <w:tr w:rsidR="003166B4" w:rsidRPr="00CE635E" w14:paraId="37AA89F2"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06CBDF07" w14:textId="77777777" w:rsidR="003166B4" w:rsidRPr="0024527A" w:rsidRDefault="003166B4" w:rsidP="00226F99">
            <w:pPr>
              <w:spacing w:after="0" w:line="240" w:lineRule="auto"/>
              <w:jc w:val="center"/>
              <w:rPr>
                <w:rFonts w:ascii="Calibri" w:eastAsia="Times New Roman" w:hAnsi="Calibri" w:cs="Calibri"/>
              </w:rPr>
            </w:pPr>
            <w:r w:rsidRPr="0024527A">
              <w:rPr>
                <w:rFonts w:ascii="Calibri" w:eastAsia="Times New Roman" w:hAnsi="Calibri" w:cs="Calibri"/>
              </w:rPr>
              <w:lastRenderedPageBreak/>
              <w:t>Customer Operator</w:t>
            </w:r>
          </w:p>
        </w:tc>
        <w:tc>
          <w:tcPr>
            <w:tcW w:w="9380" w:type="dxa"/>
            <w:tcBorders>
              <w:top w:val="nil"/>
              <w:left w:val="nil"/>
              <w:bottom w:val="single" w:sz="4" w:space="0" w:color="auto"/>
              <w:right w:val="single" w:sz="4" w:space="0" w:color="auto"/>
            </w:tcBorders>
            <w:noWrap/>
            <w:vAlign w:val="bottom"/>
            <w:hideMark/>
          </w:tcPr>
          <w:p w14:paraId="33C5CE0D" w14:textId="77777777" w:rsidR="003166B4" w:rsidRDefault="003166B4" w:rsidP="00226F99">
            <w:pPr>
              <w:spacing w:after="0" w:line="240" w:lineRule="auto"/>
              <w:rPr>
                <w:rFonts w:ascii="Calibri" w:eastAsia="Times New Roman" w:hAnsi="Calibri" w:cs="Calibri"/>
              </w:rPr>
            </w:pPr>
            <w:r>
              <w:rPr>
                <w:rFonts w:ascii="Calibri" w:eastAsia="Times New Roman" w:hAnsi="Calibri" w:cs="Calibri"/>
              </w:rPr>
              <w:t>The specific authority or organization receiver/buyer’s end within the contract.</w:t>
            </w:r>
          </w:p>
          <w:p w14:paraId="467E9380" w14:textId="77777777" w:rsidR="003166B4" w:rsidRDefault="003166B4" w:rsidP="00226F99">
            <w:pPr>
              <w:spacing w:after="0" w:line="240" w:lineRule="auto"/>
              <w:rPr>
                <w:rFonts w:ascii="Calibri" w:eastAsia="Times New Roman" w:hAnsi="Calibri" w:cs="Calibri"/>
              </w:rPr>
            </w:pPr>
          </w:p>
          <w:p w14:paraId="00ED79FC" w14:textId="77777777" w:rsidR="003166B4" w:rsidRDefault="003166B4" w:rsidP="00226F99">
            <w:pPr>
              <w:spacing w:after="0" w:line="240" w:lineRule="auto"/>
              <w:rPr>
                <w:rFonts w:ascii="Calibri" w:eastAsia="Times New Roman" w:hAnsi="Calibri" w:cs="Calibri"/>
              </w:rPr>
            </w:pPr>
            <w:r w:rsidRPr="00A95C5B">
              <w:rPr>
                <w:rFonts w:ascii="Calibri" w:eastAsia="Times New Roman" w:hAnsi="Calibri" w:cs="Calibri"/>
              </w:rPr>
              <w:t xml:space="preserve">Need to select from the following </w:t>
            </w:r>
            <w:r>
              <w:rPr>
                <w:rFonts w:ascii="Calibri" w:eastAsia="Times New Roman" w:hAnsi="Calibri" w:cs="Calibri"/>
              </w:rPr>
              <w:t xml:space="preserve">drop-down </w:t>
            </w:r>
            <w:r w:rsidRPr="00A95C5B">
              <w:rPr>
                <w:rFonts w:ascii="Calibri" w:eastAsia="Times New Roman" w:hAnsi="Calibri" w:cs="Calibri"/>
              </w:rPr>
              <w:t>list only:</w:t>
            </w:r>
          </w:p>
          <w:p w14:paraId="316D5BEA" w14:textId="77777777" w:rsidR="003166B4" w:rsidRDefault="003166B4" w:rsidP="00226F99">
            <w:pPr>
              <w:spacing w:after="0" w:line="240" w:lineRule="auto"/>
              <w:rPr>
                <w:rFonts w:ascii="Calibri" w:eastAsia="Times New Roman" w:hAnsi="Calibri" w:cs="Calibri"/>
              </w:rPr>
            </w:pPr>
          </w:p>
          <w:p w14:paraId="4B6BEFA8" w14:textId="77777777" w:rsidR="003166B4" w:rsidRPr="00CE635E" w:rsidRDefault="003166B4" w:rsidP="003166B4">
            <w:pPr>
              <w:pStyle w:val="ListParagraph"/>
              <w:numPr>
                <w:ilvl w:val="0"/>
                <w:numId w:val="7"/>
              </w:numPr>
              <w:spacing w:after="0" w:line="240" w:lineRule="auto"/>
              <w:ind w:left="521"/>
              <w:rPr>
                <w:rFonts w:ascii="Calibri" w:eastAsia="Times New Roman" w:hAnsi="Calibri" w:cs="Calibri"/>
              </w:rPr>
            </w:pPr>
            <w:r w:rsidRPr="00CE635E">
              <w:rPr>
                <w:rFonts w:ascii="Calibri" w:eastAsia="Times New Roman" w:hAnsi="Calibri" w:cs="Calibri"/>
              </w:rPr>
              <w:t>Army</w:t>
            </w:r>
          </w:p>
          <w:p w14:paraId="06D5E899" w14:textId="77777777" w:rsidR="003166B4" w:rsidRPr="00CE635E" w:rsidRDefault="003166B4" w:rsidP="003166B4">
            <w:pPr>
              <w:pStyle w:val="ListParagraph"/>
              <w:numPr>
                <w:ilvl w:val="0"/>
                <w:numId w:val="7"/>
              </w:numPr>
              <w:spacing w:after="0" w:line="240" w:lineRule="auto"/>
              <w:ind w:left="521"/>
              <w:rPr>
                <w:rFonts w:ascii="Calibri" w:eastAsia="Times New Roman" w:hAnsi="Calibri" w:cs="Calibri"/>
              </w:rPr>
            </w:pPr>
            <w:r w:rsidRPr="00CE635E">
              <w:rPr>
                <w:rFonts w:ascii="Calibri" w:eastAsia="Times New Roman" w:hAnsi="Calibri" w:cs="Calibri"/>
              </w:rPr>
              <w:t>Navy</w:t>
            </w:r>
          </w:p>
          <w:p w14:paraId="5748E83C" w14:textId="77777777" w:rsidR="003166B4" w:rsidRPr="00CE635E" w:rsidRDefault="003166B4" w:rsidP="003166B4">
            <w:pPr>
              <w:pStyle w:val="ListParagraph"/>
              <w:numPr>
                <w:ilvl w:val="0"/>
                <w:numId w:val="7"/>
              </w:numPr>
              <w:spacing w:after="0" w:line="240" w:lineRule="auto"/>
              <w:ind w:left="521"/>
              <w:rPr>
                <w:rFonts w:ascii="Calibri" w:eastAsia="Times New Roman" w:hAnsi="Calibri" w:cs="Calibri"/>
              </w:rPr>
            </w:pPr>
            <w:r w:rsidRPr="00CE635E">
              <w:rPr>
                <w:rFonts w:ascii="Calibri" w:eastAsia="Times New Roman" w:hAnsi="Calibri" w:cs="Calibri"/>
              </w:rPr>
              <w:t>Air Force- This also includes US Space Force</w:t>
            </w:r>
          </w:p>
          <w:p w14:paraId="2302178C" w14:textId="77777777" w:rsidR="003166B4" w:rsidRPr="00CE635E" w:rsidRDefault="003166B4" w:rsidP="003166B4">
            <w:pPr>
              <w:pStyle w:val="ListParagraph"/>
              <w:numPr>
                <w:ilvl w:val="0"/>
                <w:numId w:val="7"/>
              </w:numPr>
              <w:spacing w:after="0" w:line="240" w:lineRule="auto"/>
              <w:ind w:left="521"/>
              <w:rPr>
                <w:rFonts w:ascii="Calibri" w:eastAsia="Times New Roman" w:hAnsi="Calibri" w:cs="Calibri"/>
              </w:rPr>
            </w:pPr>
            <w:proofErr w:type="spellStart"/>
            <w:r w:rsidRPr="00CE635E">
              <w:rPr>
                <w:rFonts w:ascii="Calibri" w:eastAsia="Times New Roman" w:hAnsi="Calibri" w:cs="Calibri"/>
              </w:rPr>
              <w:t>Defence</w:t>
            </w:r>
            <w:proofErr w:type="spellEnd"/>
            <w:r w:rsidRPr="00CE635E">
              <w:rPr>
                <w:rFonts w:ascii="Calibri" w:eastAsia="Times New Roman" w:hAnsi="Calibri" w:cs="Calibri"/>
              </w:rPr>
              <w:t xml:space="preserve"> Wide</w:t>
            </w:r>
          </w:p>
          <w:p w14:paraId="224E0FDB" w14:textId="77777777" w:rsidR="003166B4" w:rsidRPr="00CE635E" w:rsidRDefault="003166B4" w:rsidP="003166B4">
            <w:pPr>
              <w:pStyle w:val="ListParagraph"/>
              <w:numPr>
                <w:ilvl w:val="0"/>
                <w:numId w:val="7"/>
              </w:numPr>
              <w:spacing w:after="0" w:line="240" w:lineRule="auto"/>
              <w:ind w:left="521"/>
              <w:rPr>
                <w:rFonts w:ascii="Calibri" w:eastAsia="Times New Roman" w:hAnsi="Calibri" w:cs="Calibri"/>
              </w:rPr>
            </w:pPr>
            <w:r w:rsidRPr="00CE635E">
              <w:rPr>
                <w:rFonts w:ascii="Calibri" w:eastAsia="Times New Roman" w:hAnsi="Calibri" w:cs="Calibri"/>
              </w:rPr>
              <w:t>Ukraine (Assistance)</w:t>
            </w:r>
            <w:r>
              <w:rPr>
                <w:rFonts w:ascii="Calibri" w:eastAsia="Times New Roman" w:hAnsi="Calibri" w:cs="Calibri"/>
              </w:rPr>
              <w:t xml:space="preserve"> </w:t>
            </w:r>
            <w:r w:rsidRPr="00CE635E">
              <w:rPr>
                <w:rFonts w:ascii="Calibri" w:eastAsia="Times New Roman" w:hAnsi="Calibri" w:cs="Calibri"/>
              </w:rPr>
              <w:t xml:space="preserve">- </w:t>
            </w:r>
            <w:r w:rsidRPr="00F413FF">
              <w:rPr>
                <w:rFonts w:ascii="Calibri" w:eastAsia="Times New Roman" w:hAnsi="Calibri" w:cs="Calibri"/>
              </w:rPr>
              <w:t>Equipment or services have been purchased new for Ukraine by another country using its own funds (not Ukraine’s).</w:t>
            </w:r>
          </w:p>
          <w:p w14:paraId="27C30EAA" w14:textId="77777777" w:rsidR="003166B4" w:rsidRPr="00CE635E" w:rsidRDefault="003166B4" w:rsidP="003166B4">
            <w:pPr>
              <w:pStyle w:val="ListParagraph"/>
              <w:numPr>
                <w:ilvl w:val="0"/>
                <w:numId w:val="7"/>
              </w:numPr>
              <w:spacing w:after="0" w:line="240" w:lineRule="auto"/>
              <w:ind w:left="521"/>
              <w:rPr>
                <w:rFonts w:ascii="Calibri" w:eastAsia="Times New Roman" w:hAnsi="Calibri" w:cs="Calibri"/>
              </w:rPr>
            </w:pPr>
            <w:r w:rsidRPr="00CE635E">
              <w:rPr>
                <w:rFonts w:ascii="Calibri" w:eastAsia="Times New Roman" w:hAnsi="Calibri" w:cs="Calibri"/>
              </w:rPr>
              <w:t>Foreign Assistance</w:t>
            </w:r>
            <w:r>
              <w:rPr>
                <w:rFonts w:ascii="Calibri" w:eastAsia="Times New Roman" w:hAnsi="Calibri" w:cs="Calibri"/>
              </w:rPr>
              <w:t xml:space="preserve"> - </w:t>
            </w:r>
            <w:r w:rsidRPr="004E053C">
              <w:rPr>
                <w:rFonts w:ascii="Calibri" w:eastAsia="Times New Roman" w:hAnsi="Calibri" w:cs="Calibri"/>
              </w:rPr>
              <w:t>Equipment or services are purchased newly by one country or organization using its own funds and then supplied to a second country that was not involved in the original purchase transaction.</w:t>
            </w:r>
          </w:p>
          <w:p w14:paraId="01165BE4" w14:textId="77777777" w:rsidR="003166B4" w:rsidRPr="00CE635E" w:rsidRDefault="003166B4" w:rsidP="003166B4">
            <w:pPr>
              <w:pStyle w:val="ListParagraph"/>
              <w:numPr>
                <w:ilvl w:val="0"/>
                <w:numId w:val="7"/>
              </w:numPr>
              <w:spacing w:after="0" w:line="240" w:lineRule="auto"/>
              <w:ind w:left="521"/>
              <w:rPr>
                <w:rFonts w:ascii="Calibri" w:eastAsia="Times New Roman" w:hAnsi="Calibri" w:cs="Calibri"/>
              </w:rPr>
            </w:pPr>
            <w:r w:rsidRPr="00CE635E">
              <w:rPr>
                <w:rFonts w:ascii="Calibri" w:eastAsia="Times New Roman" w:hAnsi="Calibri" w:cs="Calibri"/>
              </w:rPr>
              <w:t>Other - This includes additional services/military agencies which cannot be categorized among the above. Example:</w:t>
            </w:r>
          </w:p>
          <w:p w14:paraId="51CFDBEB" w14:textId="77777777" w:rsidR="003166B4" w:rsidRPr="00CE635E" w:rsidRDefault="003166B4" w:rsidP="003166B4">
            <w:pPr>
              <w:pStyle w:val="ListParagraph"/>
              <w:numPr>
                <w:ilvl w:val="1"/>
                <w:numId w:val="1"/>
              </w:numPr>
              <w:spacing w:after="0" w:line="240" w:lineRule="auto"/>
              <w:ind w:left="521" w:firstLine="0"/>
              <w:rPr>
                <w:rFonts w:ascii="Calibri" w:eastAsia="Times New Roman" w:hAnsi="Calibri" w:cs="Calibri"/>
              </w:rPr>
            </w:pPr>
            <w:r w:rsidRPr="00CE635E">
              <w:rPr>
                <w:rFonts w:ascii="Calibri" w:eastAsia="Times New Roman" w:hAnsi="Calibri" w:cs="Calibri"/>
              </w:rPr>
              <w:t>US Defense Intelligence Agency</w:t>
            </w:r>
          </w:p>
          <w:p w14:paraId="2E34B904" w14:textId="77777777" w:rsidR="003166B4" w:rsidRPr="00CE635E" w:rsidRDefault="003166B4" w:rsidP="003166B4">
            <w:pPr>
              <w:pStyle w:val="ListParagraph"/>
              <w:numPr>
                <w:ilvl w:val="1"/>
                <w:numId w:val="1"/>
              </w:numPr>
              <w:spacing w:after="0" w:line="240" w:lineRule="auto"/>
              <w:ind w:left="701" w:hanging="180"/>
              <w:rPr>
                <w:rFonts w:ascii="Calibri" w:eastAsia="Times New Roman" w:hAnsi="Calibri" w:cs="Calibri"/>
                <w:b/>
                <w:bCs/>
              </w:rPr>
            </w:pPr>
            <w:r w:rsidRPr="00CE635E">
              <w:rPr>
                <w:rFonts w:ascii="Calibri" w:eastAsia="Times New Roman" w:hAnsi="Calibri" w:cs="Calibri"/>
              </w:rPr>
              <w:t>Coastguards</w:t>
            </w:r>
            <w:r w:rsidRPr="00CE635E">
              <w:rPr>
                <w:rFonts w:ascii="Calibri" w:eastAsia="Times New Roman" w:hAnsi="Calibri" w:cs="Calibri"/>
                <w:b/>
                <w:bCs/>
              </w:rPr>
              <w:t xml:space="preserve"> </w:t>
            </w:r>
            <w:r w:rsidRPr="00CE635E">
              <w:rPr>
                <w:rFonts w:ascii="Calibri" w:eastAsia="Times New Roman" w:hAnsi="Calibri" w:cs="Calibri"/>
              </w:rPr>
              <w:t>(funded by the MoD/DoD but don’t fall under the jurisdiction of the Navy)</w:t>
            </w:r>
          </w:p>
        </w:tc>
      </w:tr>
      <w:tr w:rsidR="003166B4" w:rsidRPr="0024527A" w14:paraId="76C9287B"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247AEB4C" w14:textId="77777777" w:rsidR="003166B4" w:rsidRPr="0024527A" w:rsidRDefault="003166B4" w:rsidP="00226F99">
            <w:pPr>
              <w:spacing w:after="0" w:line="240" w:lineRule="auto"/>
              <w:jc w:val="center"/>
              <w:rPr>
                <w:rFonts w:ascii="Calibri" w:eastAsia="Times New Roman" w:hAnsi="Calibri" w:cs="Calibri"/>
              </w:rPr>
            </w:pPr>
            <w:r w:rsidRPr="0024527A">
              <w:rPr>
                <w:rFonts w:ascii="Calibri" w:eastAsia="Times New Roman" w:hAnsi="Calibri" w:cs="Calibri"/>
              </w:rPr>
              <w:t>Supplier Region</w:t>
            </w:r>
          </w:p>
        </w:tc>
        <w:tc>
          <w:tcPr>
            <w:tcW w:w="9380" w:type="dxa"/>
            <w:tcBorders>
              <w:top w:val="nil"/>
              <w:left w:val="nil"/>
              <w:bottom w:val="single" w:sz="4" w:space="0" w:color="auto"/>
              <w:right w:val="single" w:sz="4" w:space="0" w:color="auto"/>
            </w:tcBorders>
            <w:noWrap/>
            <w:vAlign w:val="bottom"/>
            <w:hideMark/>
          </w:tcPr>
          <w:p w14:paraId="42133AF2" w14:textId="77777777" w:rsidR="003166B4" w:rsidRPr="0024527A" w:rsidRDefault="003166B4" w:rsidP="00226F99">
            <w:pPr>
              <w:spacing w:after="0" w:line="240" w:lineRule="auto"/>
              <w:rPr>
                <w:rFonts w:ascii="Calibri" w:eastAsia="Times New Roman" w:hAnsi="Calibri" w:cs="Calibri"/>
              </w:rPr>
            </w:pPr>
            <w:r>
              <w:rPr>
                <w:rFonts w:ascii="Calibri" w:eastAsia="Times New Roman" w:hAnsi="Calibri" w:cs="Calibri"/>
              </w:rPr>
              <w:t>T</w:t>
            </w:r>
            <w:r w:rsidRPr="00747C66">
              <w:rPr>
                <w:rFonts w:ascii="Calibri" w:eastAsia="Times New Roman" w:hAnsi="Calibri" w:cs="Calibri"/>
              </w:rPr>
              <w:t>he region of the supplier</w:t>
            </w:r>
            <w:r>
              <w:rPr>
                <w:rFonts w:ascii="Calibri" w:eastAsia="Times New Roman" w:hAnsi="Calibri" w:cs="Calibri"/>
              </w:rPr>
              <w:t>/seller</w:t>
            </w:r>
            <w:r w:rsidRPr="00747C66">
              <w:rPr>
                <w:rFonts w:ascii="Calibri" w:eastAsia="Times New Roman" w:hAnsi="Calibri" w:cs="Calibri"/>
              </w:rPr>
              <w:t xml:space="preserve"> country</w:t>
            </w:r>
            <w:r>
              <w:rPr>
                <w:rFonts w:ascii="Calibri" w:eastAsia="Times New Roman" w:hAnsi="Calibri" w:cs="Calibri"/>
              </w:rPr>
              <w:t xml:space="preserve">. The list of regions is the same as the Customer Region. ‘Unknown’ is included in the list which can be selected </w:t>
            </w:r>
            <w:r w:rsidRPr="00747C66">
              <w:rPr>
                <w:rFonts w:ascii="Calibri" w:eastAsia="Times New Roman" w:hAnsi="Calibri" w:cs="Calibri"/>
              </w:rPr>
              <w:t xml:space="preserve">if </w:t>
            </w:r>
            <w:r>
              <w:rPr>
                <w:rFonts w:ascii="Calibri" w:eastAsia="Times New Roman" w:hAnsi="Calibri" w:cs="Calibri"/>
              </w:rPr>
              <w:t>the source</w:t>
            </w:r>
            <w:r w:rsidRPr="00747C66">
              <w:rPr>
                <w:rFonts w:ascii="Calibri" w:eastAsia="Times New Roman" w:hAnsi="Calibri" w:cs="Calibri"/>
              </w:rPr>
              <w:t xml:space="preserve"> </w:t>
            </w:r>
            <w:r>
              <w:rPr>
                <w:rFonts w:ascii="Calibri" w:eastAsia="Times New Roman" w:hAnsi="Calibri" w:cs="Calibri"/>
              </w:rPr>
              <w:t>does not mention this data point</w:t>
            </w:r>
            <w:r w:rsidRPr="00747C66">
              <w:rPr>
                <w:rFonts w:ascii="Calibri" w:eastAsia="Times New Roman" w:hAnsi="Calibri" w:cs="Calibri"/>
              </w:rPr>
              <w:t>.</w:t>
            </w:r>
          </w:p>
        </w:tc>
      </w:tr>
      <w:tr w:rsidR="003166B4" w:rsidRPr="0024527A" w14:paraId="3B516A5A"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1E22FD55" w14:textId="77777777" w:rsidR="003166B4" w:rsidRPr="0024527A" w:rsidRDefault="003166B4" w:rsidP="00226F99">
            <w:pPr>
              <w:spacing w:after="0" w:line="240" w:lineRule="auto"/>
              <w:jc w:val="center"/>
              <w:rPr>
                <w:rFonts w:ascii="Calibri" w:eastAsia="Times New Roman" w:hAnsi="Calibri" w:cs="Calibri"/>
              </w:rPr>
            </w:pPr>
            <w:r w:rsidRPr="0024527A">
              <w:rPr>
                <w:rFonts w:ascii="Calibri" w:eastAsia="Times New Roman" w:hAnsi="Calibri" w:cs="Calibri"/>
              </w:rPr>
              <w:t>Supplier Country</w:t>
            </w:r>
          </w:p>
        </w:tc>
        <w:tc>
          <w:tcPr>
            <w:tcW w:w="9380" w:type="dxa"/>
            <w:tcBorders>
              <w:top w:val="nil"/>
              <w:left w:val="nil"/>
              <w:bottom w:val="single" w:sz="4" w:space="0" w:color="auto"/>
              <w:right w:val="single" w:sz="4" w:space="0" w:color="auto"/>
            </w:tcBorders>
            <w:noWrap/>
            <w:vAlign w:val="bottom"/>
            <w:hideMark/>
          </w:tcPr>
          <w:p w14:paraId="7D956E92" w14:textId="77777777" w:rsidR="003166B4" w:rsidRDefault="003166B4" w:rsidP="00226F99">
            <w:pPr>
              <w:spacing w:after="0" w:line="240" w:lineRule="auto"/>
              <w:rPr>
                <w:rFonts w:ascii="Calibri" w:eastAsia="Times New Roman" w:hAnsi="Calibri" w:cs="Calibri"/>
              </w:rPr>
            </w:pPr>
            <w:r>
              <w:rPr>
                <w:rFonts w:ascii="Calibri" w:eastAsia="Times New Roman" w:hAnsi="Calibri" w:cs="Calibri"/>
              </w:rPr>
              <w:t>The c</w:t>
            </w:r>
            <w:r w:rsidRPr="00084AEB">
              <w:rPr>
                <w:rFonts w:ascii="Calibri" w:eastAsia="Times New Roman" w:hAnsi="Calibri" w:cs="Calibri"/>
              </w:rPr>
              <w:t>ountry where the supplier</w:t>
            </w:r>
            <w:r>
              <w:rPr>
                <w:rFonts w:ascii="Calibri" w:eastAsia="Times New Roman" w:hAnsi="Calibri" w:cs="Calibri"/>
              </w:rPr>
              <w:t>/seller</w:t>
            </w:r>
            <w:r w:rsidRPr="00084AEB">
              <w:rPr>
                <w:rFonts w:ascii="Calibri" w:eastAsia="Times New Roman" w:hAnsi="Calibri" w:cs="Calibri"/>
              </w:rPr>
              <w:t xml:space="preserve"> company is based</w:t>
            </w:r>
            <w:r>
              <w:rPr>
                <w:rFonts w:ascii="Calibri" w:eastAsia="Times New Roman" w:hAnsi="Calibri" w:cs="Calibri"/>
              </w:rPr>
              <w:t xml:space="preserve"> and</w:t>
            </w:r>
            <w:r w:rsidRPr="00084AEB">
              <w:rPr>
                <w:rFonts w:ascii="Calibri" w:eastAsia="Times New Roman" w:hAnsi="Calibri" w:cs="Calibri"/>
              </w:rPr>
              <w:t xml:space="preserve"> not necessarily the headquarters. For example: If the contract is signed with BAE Systems Australia, then the supplier country is Australia, not the UK</w:t>
            </w:r>
            <w:r>
              <w:rPr>
                <w:rFonts w:ascii="Calibri" w:eastAsia="Times New Roman" w:hAnsi="Calibri" w:cs="Calibri"/>
              </w:rPr>
              <w:t xml:space="preserve"> (</w:t>
            </w:r>
            <w:r w:rsidRPr="00084AEB">
              <w:rPr>
                <w:rFonts w:ascii="Calibri" w:eastAsia="Times New Roman" w:hAnsi="Calibri" w:cs="Calibri"/>
              </w:rPr>
              <w:t>company names are currently recorded at the parent company level</w:t>
            </w:r>
            <w:r>
              <w:rPr>
                <w:rFonts w:ascii="Calibri" w:eastAsia="Times New Roman" w:hAnsi="Calibri" w:cs="Calibri"/>
              </w:rPr>
              <w:t xml:space="preserve"> and this is explained with the details of Supplier Name</w:t>
            </w:r>
            <w:r w:rsidRPr="00084AEB">
              <w:rPr>
                <w:rFonts w:ascii="Calibri" w:eastAsia="Times New Roman" w:hAnsi="Calibri" w:cs="Calibri"/>
              </w:rPr>
              <w:t>)</w:t>
            </w:r>
            <w:r>
              <w:rPr>
                <w:rFonts w:ascii="Calibri" w:eastAsia="Times New Roman" w:hAnsi="Calibri" w:cs="Calibri"/>
              </w:rPr>
              <w:t>.</w:t>
            </w:r>
          </w:p>
          <w:p w14:paraId="68BFC15C" w14:textId="77777777" w:rsidR="003166B4" w:rsidRDefault="003166B4" w:rsidP="00226F99">
            <w:pPr>
              <w:spacing w:after="0" w:line="240" w:lineRule="auto"/>
              <w:rPr>
                <w:rFonts w:ascii="Calibri" w:eastAsia="Times New Roman" w:hAnsi="Calibri" w:cs="Calibri"/>
              </w:rPr>
            </w:pPr>
          </w:p>
          <w:p w14:paraId="1F69DD09" w14:textId="77777777" w:rsidR="003166B4" w:rsidRPr="0024527A" w:rsidRDefault="003166B4" w:rsidP="00226F99">
            <w:pPr>
              <w:spacing w:after="0" w:line="240" w:lineRule="auto"/>
              <w:rPr>
                <w:rFonts w:ascii="Calibri" w:eastAsia="Times New Roman" w:hAnsi="Calibri" w:cs="Calibri"/>
              </w:rPr>
            </w:pPr>
            <w:r>
              <w:rPr>
                <w:rFonts w:ascii="Calibri" w:eastAsia="Times New Roman" w:hAnsi="Calibri" w:cs="Calibri"/>
              </w:rPr>
              <w:t xml:space="preserve">Note: </w:t>
            </w:r>
            <w:r w:rsidRPr="00717777">
              <w:rPr>
                <w:rFonts w:ascii="Calibri" w:eastAsia="Times New Roman" w:hAnsi="Calibri" w:cs="Calibri"/>
              </w:rPr>
              <w:t xml:space="preserve">EU can be </w:t>
            </w:r>
            <w:r>
              <w:rPr>
                <w:rFonts w:ascii="Calibri" w:eastAsia="Times New Roman" w:hAnsi="Calibri" w:cs="Calibri"/>
              </w:rPr>
              <w:t>selected</w:t>
            </w:r>
            <w:r w:rsidRPr="00717777">
              <w:rPr>
                <w:rFonts w:ascii="Calibri" w:eastAsia="Times New Roman" w:hAnsi="Calibri" w:cs="Calibri"/>
              </w:rPr>
              <w:t xml:space="preserve"> for contracts </w:t>
            </w:r>
            <w:r>
              <w:rPr>
                <w:rFonts w:ascii="Calibri" w:eastAsia="Times New Roman" w:hAnsi="Calibri" w:cs="Calibri"/>
              </w:rPr>
              <w:t xml:space="preserve">that are </w:t>
            </w:r>
            <w:r w:rsidRPr="00717777">
              <w:rPr>
                <w:rFonts w:ascii="Calibri" w:eastAsia="Times New Roman" w:hAnsi="Calibri" w:cs="Calibri"/>
              </w:rPr>
              <w:t>contracted by EU</w:t>
            </w:r>
            <w:r>
              <w:rPr>
                <w:rFonts w:ascii="Calibri" w:eastAsia="Times New Roman" w:hAnsi="Calibri" w:cs="Calibri"/>
              </w:rPr>
              <w:t xml:space="preserve">-based </w:t>
            </w:r>
            <w:r w:rsidRPr="00717777">
              <w:rPr>
                <w:rFonts w:ascii="Calibri" w:eastAsia="Times New Roman" w:hAnsi="Calibri" w:cs="Calibri"/>
              </w:rPr>
              <w:t>organizations from pan-European consortiums.</w:t>
            </w:r>
          </w:p>
        </w:tc>
      </w:tr>
      <w:tr w:rsidR="003166B4" w:rsidRPr="00185DE2" w14:paraId="7A5041AC"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3D69CE7F" w14:textId="77777777" w:rsidR="003166B4" w:rsidRPr="0024527A" w:rsidRDefault="003166B4" w:rsidP="00226F99">
            <w:pPr>
              <w:spacing w:after="0" w:line="240" w:lineRule="auto"/>
              <w:jc w:val="center"/>
              <w:rPr>
                <w:rFonts w:ascii="Calibri" w:eastAsia="Times New Roman" w:hAnsi="Calibri" w:cs="Calibri"/>
              </w:rPr>
            </w:pPr>
            <w:r w:rsidRPr="0024527A">
              <w:rPr>
                <w:rFonts w:ascii="Calibri" w:eastAsia="Times New Roman" w:hAnsi="Calibri" w:cs="Calibri"/>
              </w:rPr>
              <w:t>Domestic Content</w:t>
            </w:r>
          </w:p>
        </w:tc>
        <w:tc>
          <w:tcPr>
            <w:tcW w:w="9380" w:type="dxa"/>
            <w:tcBorders>
              <w:top w:val="nil"/>
              <w:left w:val="nil"/>
              <w:bottom w:val="single" w:sz="4" w:space="0" w:color="auto"/>
              <w:right w:val="single" w:sz="4" w:space="0" w:color="auto"/>
            </w:tcBorders>
            <w:noWrap/>
            <w:vAlign w:val="bottom"/>
            <w:hideMark/>
          </w:tcPr>
          <w:p w14:paraId="35284818" w14:textId="77777777" w:rsidR="003166B4" w:rsidRDefault="003166B4" w:rsidP="00226F99">
            <w:pPr>
              <w:spacing w:after="0" w:line="240" w:lineRule="auto"/>
              <w:rPr>
                <w:rFonts w:ascii="Calibri" w:eastAsia="Times New Roman" w:hAnsi="Calibri" w:cs="Calibri"/>
              </w:rPr>
            </w:pPr>
            <w:r>
              <w:rPr>
                <w:rFonts w:ascii="Calibri" w:eastAsia="Times New Roman" w:hAnsi="Calibri" w:cs="Calibri"/>
              </w:rPr>
              <w:t>Details about the place of production. The list of categories:</w:t>
            </w:r>
          </w:p>
          <w:p w14:paraId="6562831A" w14:textId="77777777" w:rsidR="003166B4" w:rsidRDefault="003166B4" w:rsidP="00226F99">
            <w:pPr>
              <w:spacing w:after="0" w:line="240" w:lineRule="auto"/>
              <w:rPr>
                <w:rFonts w:ascii="Calibri" w:eastAsia="Times New Roman" w:hAnsi="Calibri" w:cs="Calibri"/>
              </w:rPr>
            </w:pPr>
          </w:p>
          <w:p w14:paraId="0F4C7A1A" w14:textId="77777777" w:rsidR="003166B4" w:rsidRPr="00185DE2" w:rsidRDefault="003166B4" w:rsidP="003166B4">
            <w:pPr>
              <w:pStyle w:val="ListParagraph"/>
              <w:numPr>
                <w:ilvl w:val="0"/>
                <w:numId w:val="8"/>
              </w:numPr>
              <w:spacing w:after="0" w:line="240" w:lineRule="auto"/>
              <w:ind w:left="431"/>
              <w:rPr>
                <w:rFonts w:ascii="Calibri" w:eastAsia="Times New Roman" w:hAnsi="Calibri" w:cs="Calibri"/>
              </w:rPr>
            </w:pPr>
            <w:r w:rsidRPr="00185DE2">
              <w:rPr>
                <w:rFonts w:ascii="Calibri" w:eastAsia="Times New Roman" w:hAnsi="Calibri" w:cs="Calibri"/>
              </w:rPr>
              <w:t>Imported</w:t>
            </w:r>
            <w:r>
              <w:rPr>
                <w:rFonts w:ascii="Calibri" w:eastAsia="Times New Roman" w:hAnsi="Calibri" w:cs="Calibri"/>
              </w:rPr>
              <w:t xml:space="preserve"> – </w:t>
            </w:r>
            <w:r w:rsidRPr="00D70E48">
              <w:rPr>
                <w:rFonts w:ascii="Calibri" w:eastAsia="Times New Roman" w:hAnsi="Calibri" w:cs="Calibri"/>
              </w:rPr>
              <w:t>Applies when the contracted or purchased product originates from a different country and is physically imported into the buyer’s country.</w:t>
            </w:r>
            <w:r>
              <w:rPr>
                <w:rFonts w:ascii="Calibri" w:eastAsia="Times New Roman" w:hAnsi="Calibri" w:cs="Calibri"/>
              </w:rPr>
              <w:t xml:space="preserve"> </w:t>
            </w:r>
          </w:p>
          <w:p w14:paraId="03F50261" w14:textId="77777777" w:rsidR="003166B4" w:rsidRPr="00185DE2" w:rsidRDefault="003166B4" w:rsidP="003166B4">
            <w:pPr>
              <w:pStyle w:val="ListParagraph"/>
              <w:numPr>
                <w:ilvl w:val="0"/>
                <w:numId w:val="8"/>
              </w:numPr>
              <w:spacing w:after="0" w:line="240" w:lineRule="auto"/>
              <w:ind w:left="431"/>
              <w:rPr>
                <w:rFonts w:ascii="Calibri" w:eastAsia="Times New Roman" w:hAnsi="Calibri" w:cs="Calibri"/>
              </w:rPr>
            </w:pPr>
            <w:r w:rsidRPr="00185DE2">
              <w:rPr>
                <w:rFonts w:ascii="Calibri" w:eastAsia="Times New Roman" w:hAnsi="Calibri" w:cs="Calibri"/>
              </w:rPr>
              <w:t>Indigenous</w:t>
            </w:r>
            <w:r>
              <w:rPr>
                <w:rFonts w:ascii="Calibri" w:eastAsia="Times New Roman" w:hAnsi="Calibri" w:cs="Calibri"/>
              </w:rPr>
              <w:t xml:space="preserve"> - </w:t>
            </w:r>
            <w:r w:rsidRPr="00D70E48">
              <w:rPr>
                <w:rFonts w:ascii="Calibri" w:eastAsia="Times New Roman" w:hAnsi="Calibri" w:cs="Calibri"/>
              </w:rPr>
              <w:t>Applies when the contracted product is produced within the customer’s country</w:t>
            </w:r>
            <w:r>
              <w:rPr>
                <w:rFonts w:ascii="Calibri" w:eastAsia="Times New Roman" w:hAnsi="Calibri" w:cs="Calibri"/>
              </w:rPr>
              <w:t>.</w:t>
            </w:r>
            <w:r w:rsidRPr="00185DE2">
              <w:rPr>
                <w:rFonts w:ascii="Calibri" w:eastAsia="Times New Roman" w:hAnsi="Calibri" w:cs="Calibri"/>
              </w:rPr>
              <w:t xml:space="preserve"> </w:t>
            </w:r>
            <w:r>
              <w:rPr>
                <w:rFonts w:ascii="Calibri" w:eastAsia="Times New Roman" w:hAnsi="Calibri" w:cs="Calibri"/>
              </w:rPr>
              <w:t xml:space="preserve">This also </w:t>
            </w:r>
            <w:r w:rsidRPr="00185DE2">
              <w:rPr>
                <w:rFonts w:ascii="Calibri" w:eastAsia="Times New Roman" w:hAnsi="Calibri" w:cs="Calibri"/>
              </w:rPr>
              <w:t>includ</w:t>
            </w:r>
            <w:r>
              <w:rPr>
                <w:rFonts w:ascii="Calibri" w:eastAsia="Times New Roman" w:hAnsi="Calibri" w:cs="Calibri"/>
              </w:rPr>
              <w:t>es</w:t>
            </w:r>
            <w:r w:rsidRPr="00185DE2">
              <w:rPr>
                <w:rFonts w:ascii="Calibri" w:eastAsia="Times New Roman" w:hAnsi="Calibri" w:cs="Calibri"/>
              </w:rPr>
              <w:t xml:space="preserve"> local </w:t>
            </w:r>
            <w:r>
              <w:rPr>
                <w:rFonts w:ascii="Calibri" w:eastAsia="Times New Roman" w:hAnsi="Calibri" w:cs="Calibri"/>
              </w:rPr>
              <w:t>production units</w:t>
            </w:r>
            <w:r w:rsidRPr="00185DE2">
              <w:rPr>
                <w:rFonts w:ascii="Calibri" w:eastAsia="Times New Roman" w:hAnsi="Calibri" w:cs="Calibri"/>
              </w:rPr>
              <w:t xml:space="preserve"> of a foreign company</w:t>
            </w:r>
            <w:r>
              <w:rPr>
                <w:rFonts w:ascii="Calibri" w:eastAsia="Times New Roman" w:hAnsi="Calibri" w:cs="Calibri"/>
              </w:rPr>
              <w:t>.</w:t>
            </w:r>
          </w:p>
          <w:p w14:paraId="6968E8ED" w14:textId="77777777" w:rsidR="003166B4" w:rsidRPr="00185DE2" w:rsidRDefault="003166B4" w:rsidP="003166B4">
            <w:pPr>
              <w:pStyle w:val="ListParagraph"/>
              <w:numPr>
                <w:ilvl w:val="0"/>
                <w:numId w:val="8"/>
              </w:numPr>
              <w:spacing w:after="0" w:line="240" w:lineRule="auto"/>
              <w:ind w:left="431"/>
              <w:rPr>
                <w:rFonts w:ascii="Calibri" w:eastAsia="Times New Roman" w:hAnsi="Calibri" w:cs="Calibri"/>
              </w:rPr>
            </w:pPr>
            <w:r w:rsidRPr="00185DE2">
              <w:rPr>
                <w:rFonts w:ascii="Calibri" w:eastAsia="Times New Roman" w:hAnsi="Calibri" w:cs="Calibri"/>
              </w:rPr>
              <w:t>Local Assembly</w:t>
            </w:r>
            <w:r>
              <w:rPr>
                <w:rFonts w:ascii="Calibri" w:eastAsia="Times New Roman" w:hAnsi="Calibri" w:cs="Calibri"/>
              </w:rPr>
              <w:t xml:space="preserve"> – </w:t>
            </w:r>
            <w:r w:rsidRPr="00D70E48">
              <w:rPr>
                <w:rFonts w:ascii="Calibri" w:eastAsia="Times New Roman" w:hAnsi="Calibri" w:cs="Calibri"/>
              </w:rPr>
              <w:t>Applies when components are manufactured abroad, imported into the buyer’s country, and then assembled locally to produce the final product.</w:t>
            </w:r>
          </w:p>
          <w:p w14:paraId="78BCB3F2" w14:textId="77777777" w:rsidR="003166B4" w:rsidRPr="00185DE2" w:rsidRDefault="003166B4" w:rsidP="003166B4">
            <w:pPr>
              <w:pStyle w:val="ListParagraph"/>
              <w:numPr>
                <w:ilvl w:val="0"/>
                <w:numId w:val="8"/>
              </w:numPr>
              <w:spacing w:after="0" w:line="240" w:lineRule="auto"/>
              <w:ind w:left="431"/>
              <w:rPr>
                <w:rFonts w:ascii="Calibri" w:eastAsia="Times New Roman" w:hAnsi="Calibri" w:cs="Calibri"/>
              </w:rPr>
            </w:pPr>
            <w:r w:rsidRPr="00185DE2">
              <w:rPr>
                <w:rFonts w:ascii="Calibri" w:eastAsia="Times New Roman" w:hAnsi="Calibri" w:cs="Calibri"/>
              </w:rPr>
              <w:t>License Production</w:t>
            </w:r>
            <w:r>
              <w:rPr>
                <w:rFonts w:ascii="Calibri" w:eastAsia="Times New Roman" w:hAnsi="Calibri" w:cs="Calibri"/>
              </w:rPr>
              <w:t xml:space="preserve"> – </w:t>
            </w:r>
            <w:r w:rsidRPr="00D70E48">
              <w:rPr>
                <w:rFonts w:ascii="Calibri" w:eastAsia="Times New Roman" w:hAnsi="Calibri" w:cs="Calibri"/>
              </w:rPr>
              <w:t>Applies when a local company in the customer’s country manufactures a foreign company’s product under a licensing agreement.</w:t>
            </w:r>
          </w:p>
        </w:tc>
      </w:tr>
      <w:tr w:rsidR="003166B4" w14:paraId="3B464DAA" w14:textId="77777777" w:rsidTr="003166B4">
        <w:trPr>
          <w:trHeight w:val="300"/>
        </w:trPr>
        <w:tc>
          <w:tcPr>
            <w:tcW w:w="1330" w:type="dxa"/>
            <w:tcBorders>
              <w:top w:val="nil"/>
              <w:left w:val="single" w:sz="4" w:space="0" w:color="auto"/>
              <w:bottom w:val="single" w:sz="4" w:space="0" w:color="auto"/>
              <w:right w:val="single" w:sz="4" w:space="0" w:color="auto"/>
            </w:tcBorders>
            <w:vAlign w:val="center"/>
          </w:tcPr>
          <w:p w14:paraId="73F45FF0" w14:textId="77777777" w:rsidR="003166B4" w:rsidRPr="0024527A" w:rsidRDefault="003166B4" w:rsidP="00226F99">
            <w:pPr>
              <w:spacing w:after="0" w:line="240" w:lineRule="auto"/>
              <w:jc w:val="center"/>
              <w:rPr>
                <w:rFonts w:ascii="Calibri" w:eastAsia="Times New Roman" w:hAnsi="Calibri" w:cs="Calibri"/>
              </w:rPr>
            </w:pPr>
            <w:r>
              <w:rPr>
                <w:rFonts w:ascii="Calibri" w:eastAsia="Times New Roman" w:hAnsi="Calibri" w:cs="Calibri"/>
              </w:rPr>
              <w:t>-</w:t>
            </w:r>
          </w:p>
        </w:tc>
        <w:tc>
          <w:tcPr>
            <w:tcW w:w="9380" w:type="dxa"/>
            <w:tcBorders>
              <w:top w:val="nil"/>
              <w:left w:val="nil"/>
              <w:bottom w:val="single" w:sz="4" w:space="0" w:color="auto"/>
              <w:right w:val="single" w:sz="4" w:space="0" w:color="auto"/>
            </w:tcBorders>
            <w:noWrap/>
            <w:vAlign w:val="bottom"/>
          </w:tcPr>
          <w:p w14:paraId="14E1F37A" w14:textId="77777777" w:rsidR="003166B4" w:rsidRDefault="003166B4" w:rsidP="00226F99">
            <w:pPr>
              <w:spacing w:after="0" w:line="240" w:lineRule="auto"/>
              <w:rPr>
                <w:rFonts w:ascii="Calibri" w:eastAsia="Times New Roman" w:hAnsi="Calibri" w:cs="Calibri"/>
              </w:rPr>
            </w:pPr>
            <w:r>
              <w:rPr>
                <w:rFonts w:ascii="Calibri" w:eastAsia="Times New Roman" w:hAnsi="Calibri" w:cs="Calibri"/>
              </w:rPr>
              <w:t>This data segment provides the details of market segment and system related information about the contracted product. The information under this tab/segment is always related to the contracted product. A detailed breakdown has been provided within Annex 1 &amp; 8.</w:t>
            </w:r>
          </w:p>
        </w:tc>
      </w:tr>
      <w:tr w:rsidR="003166B4" w:rsidRPr="00C312C1" w14:paraId="53CCCF35"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131E3689" w14:textId="77777777" w:rsidR="003166B4" w:rsidRPr="0024527A" w:rsidRDefault="003166B4" w:rsidP="00226F99">
            <w:pPr>
              <w:spacing w:after="0" w:line="240" w:lineRule="auto"/>
              <w:jc w:val="center"/>
              <w:rPr>
                <w:rFonts w:ascii="Calibri" w:eastAsia="Times New Roman" w:hAnsi="Calibri" w:cs="Calibri"/>
              </w:rPr>
            </w:pPr>
            <w:r w:rsidRPr="0024527A">
              <w:rPr>
                <w:rFonts w:ascii="Calibri" w:eastAsia="Times New Roman" w:hAnsi="Calibri" w:cs="Calibri"/>
              </w:rPr>
              <w:t>Market Segment</w:t>
            </w:r>
          </w:p>
        </w:tc>
        <w:tc>
          <w:tcPr>
            <w:tcW w:w="9380" w:type="dxa"/>
            <w:tcBorders>
              <w:top w:val="nil"/>
              <w:left w:val="nil"/>
              <w:bottom w:val="single" w:sz="4" w:space="0" w:color="auto"/>
              <w:right w:val="single" w:sz="4" w:space="0" w:color="auto"/>
            </w:tcBorders>
            <w:noWrap/>
            <w:vAlign w:val="bottom"/>
            <w:hideMark/>
          </w:tcPr>
          <w:p w14:paraId="7E534522" w14:textId="77777777" w:rsidR="003166B4" w:rsidRDefault="003166B4" w:rsidP="00226F99">
            <w:pPr>
              <w:spacing w:after="0" w:line="240" w:lineRule="auto"/>
              <w:rPr>
                <w:rFonts w:ascii="Calibri" w:eastAsia="Times New Roman" w:hAnsi="Calibri" w:cs="Calibri"/>
              </w:rPr>
            </w:pPr>
            <w:r>
              <w:rPr>
                <w:rFonts w:ascii="Calibri" w:eastAsia="Times New Roman" w:hAnsi="Calibri" w:cs="Calibri"/>
              </w:rPr>
              <w:t>The domain segment that provides a breakdown at the highest level. The segments are:</w:t>
            </w:r>
          </w:p>
          <w:p w14:paraId="5B9033D1" w14:textId="77777777" w:rsidR="003166B4" w:rsidRDefault="003166B4" w:rsidP="00226F99">
            <w:pPr>
              <w:spacing w:after="0" w:line="240" w:lineRule="auto"/>
              <w:rPr>
                <w:rFonts w:ascii="Calibri" w:eastAsia="Times New Roman" w:hAnsi="Calibri" w:cs="Calibri"/>
              </w:rPr>
            </w:pPr>
          </w:p>
          <w:p w14:paraId="4620CC8A" w14:textId="77777777" w:rsidR="003166B4" w:rsidRPr="006C6CCD" w:rsidRDefault="003166B4" w:rsidP="003166B4">
            <w:pPr>
              <w:pStyle w:val="ListParagraph"/>
              <w:numPr>
                <w:ilvl w:val="0"/>
                <w:numId w:val="9"/>
              </w:numPr>
              <w:spacing w:after="0" w:line="240" w:lineRule="auto"/>
              <w:ind w:left="431"/>
              <w:rPr>
                <w:rFonts w:ascii="Calibri" w:eastAsia="Times New Roman" w:hAnsi="Calibri" w:cs="Calibri"/>
              </w:rPr>
            </w:pPr>
            <w:r w:rsidRPr="006C6CCD">
              <w:rPr>
                <w:rFonts w:ascii="Calibri" w:eastAsia="Times New Roman" w:hAnsi="Calibri" w:cs="Calibri"/>
              </w:rPr>
              <w:t>Air Platforms</w:t>
            </w:r>
            <w:r>
              <w:rPr>
                <w:rFonts w:ascii="Calibri" w:eastAsia="Times New Roman" w:hAnsi="Calibri" w:cs="Calibri"/>
              </w:rPr>
              <w:t xml:space="preserve"> – Example: </w:t>
            </w:r>
            <w:proofErr w:type="spellStart"/>
            <w:r>
              <w:rPr>
                <w:rFonts w:ascii="Calibri" w:eastAsia="Times New Roman" w:hAnsi="Calibri" w:cs="Calibri"/>
              </w:rPr>
              <w:t>defence</w:t>
            </w:r>
            <w:proofErr w:type="spellEnd"/>
            <w:r>
              <w:rPr>
                <w:rFonts w:ascii="Calibri" w:eastAsia="Times New Roman" w:hAnsi="Calibri" w:cs="Calibri"/>
              </w:rPr>
              <w:t xml:space="preserve"> aircrafts such as, fighter jets, </w:t>
            </w:r>
            <w:proofErr w:type="spellStart"/>
            <w:r>
              <w:rPr>
                <w:rFonts w:ascii="Calibri" w:eastAsia="Times New Roman" w:hAnsi="Calibri" w:cs="Calibri"/>
              </w:rPr>
              <w:t>helicoptors</w:t>
            </w:r>
            <w:proofErr w:type="spellEnd"/>
            <w:r>
              <w:rPr>
                <w:rFonts w:ascii="Calibri" w:eastAsia="Times New Roman" w:hAnsi="Calibri" w:cs="Calibri"/>
              </w:rPr>
              <w:t xml:space="preserve">, military logistic aircrafts, unmanned aerial vehicle, etc. </w:t>
            </w:r>
          </w:p>
          <w:p w14:paraId="7353AE62" w14:textId="77777777" w:rsidR="003166B4" w:rsidRPr="006C6CCD" w:rsidRDefault="003166B4" w:rsidP="003166B4">
            <w:pPr>
              <w:pStyle w:val="ListParagraph"/>
              <w:numPr>
                <w:ilvl w:val="0"/>
                <w:numId w:val="9"/>
              </w:numPr>
              <w:spacing w:after="0" w:line="240" w:lineRule="auto"/>
              <w:ind w:left="431"/>
              <w:rPr>
                <w:rFonts w:ascii="Calibri" w:eastAsia="Times New Roman" w:hAnsi="Calibri" w:cs="Calibri"/>
              </w:rPr>
            </w:pPr>
            <w:r w:rsidRPr="006C6CCD">
              <w:rPr>
                <w:rFonts w:ascii="Calibri" w:eastAsia="Times New Roman" w:hAnsi="Calibri" w:cs="Calibri"/>
              </w:rPr>
              <w:t>Land Platforms</w:t>
            </w:r>
            <w:r>
              <w:rPr>
                <w:rFonts w:ascii="Calibri" w:eastAsia="Times New Roman" w:hAnsi="Calibri" w:cs="Calibri"/>
              </w:rPr>
              <w:t xml:space="preserve"> - Example: Tanks and other armored vehicles, military logistic vehicle, etc.</w:t>
            </w:r>
          </w:p>
          <w:p w14:paraId="6C55E726" w14:textId="77777777" w:rsidR="003166B4" w:rsidRPr="006C6CCD" w:rsidRDefault="003166B4" w:rsidP="003166B4">
            <w:pPr>
              <w:pStyle w:val="ListParagraph"/>
              <w:numPr>
                <w:ilvl w:val="0"/>
                <w:numId w:val="9"/>
              </w:numPr>
              <w:spacing w:after="0" w:line="240" w:lineRule="auto"/>
              <w:ind w:left="431"/>
              <w:rPr>
                <w:rFonts w:ascii="Calibri" w:eastAsia="Times New Roman" w:hAnsi="Calibri" w:cs="Calibri"/>
              </w:rPr>
            </w:pPr>
            <w:r w:rsidRPr="006C6CCD">
              <w:rPr>
                <w:rFonts w:ascii="Calibri" w:eastAsia="Times New Roman" w:hAnsi="Calibri" w:cs="Calibri"/>
              </w:rPr>
              <w:t>Naval Platforms</w:t>
            </w:r>
            <w:r>
              <w:rPr>
                <w:rFonts w:ascii="Calibri" w:eastAsia="Times New Roman" w:hAnsi="Calibri" w:cs="Calibri"/>
              </w:rPr>
              <w:t xml:space="preserve"> – Example: Military vessels such combat and other ships or submarines, etc.</w:t>
            </w:r>
          </w:p>
          <w:p w14:paraId="36919F41" w14:textId="77777777" w:rsidR="003166B4" w:rsidRPr="006C6CCD" w:rsidRDefault="003166B4" w:rsidP="003166B4">
            <w:pPr>
              <w:pStyle w:val="ListParagraph"/>
              <w:numPr>
                <w:ilvl w:val="0"/>
                <w:numId w:val="9"/>
              </w:numPr>
              <w:spacing w:after="0" w:line="240" w:lineRule="auto"/>
              <w:ind w:left="431"/>
              <w:rPr>
                <w:rFonts w:ascii="Calibri" w:eastAsia="Times New Roman" w:hAnsi="Calibri" w:cs="Calibri"/>
              </w:rPr>
            </w:pPr>
            <w:r w:rsidRPr="006C6CCD">
              <w:rPr>
                <w:rFonts w:ascii="Calibri" w:eastAsia="Times New Roman" w:hAnsi="Calibri" w:cs="Calibri"/>
              </w:rPr>
              <w:t>Space Systems</w:t>
            </w:r>
            <w:r>
              <w:rPr>
                <w:rFonts w:ascii="Calibri" w:eastAsia="Times New Roman" w:hAnsi="Calibri" w:cs="Calibri"/>
              </w:rPr>
              <w:t xml:space="preserve"> – Any weapon based on space technologies.</w:t>
            </w:r>
          </w:p>
          <w:p w14:paraId="0B976399" w14:textId="77777777" w:rsidR="003166B4" w:rsidRPr="00E32525" w:rsidRDefault="003166B4" w:rsidP="003166B4">
            <w:pPr>
              <w:pStyle w:val="ListParagraph"/>
              <w:numPr>
                <w:ilvl w:val="0"/>
                <w:numId w:val="9"/>
              </w:numPr>
              <w:spacing w:after="0" w:line="240" w:lineRule="auto"/>
              <w:ind w:left="431"/>
              <w:rPr>
                <w:rFonts w:ascii="Calibri" w:eastAsia="Times New Roman" w:hAnsi="Calibri" w:cs="Calibri"/>
              </w:rPr>
            </w:pPr>
            <w:r w:rsidRPr="00E32525">
              <w:rPr>
                <w:rFonts w:ascii="Calibri" w:eastAsia="Times New Roman" w:hAnsi="Calibri" w:cs="Calibri"/>
              </w:rPr>
              <w:t>C4ISR Systems – The system that are integrated networks that provide real-time command, control, communications, computers, intelligence, surveillance, and reconnaissance capabilities. Example: Electro-</w:t>
            </w:r>
            <w:r w:rsidRPr="00E32525">
              <w:rPr>
                <w:rFonts w:ascii="Calibri" w:eastAsia="Times New Roman" w:hAnsi="Calibri" w:cs="Calibri"/>
              </w:rPr>
              <w:lastRenderedPageBreak/>
              <w:t>Optic Sensor, Joint Battle Management System (JBMS), Aegis Combat System, Air Defense Systems, Mobile Command Center Vehicles, etc.</w:t>
            </w:r>
          </w:p>
          <w:p w14:paraId="49D49609" w14:textId="77777777" w:rsidR="003166B4" w:rsidRPr="006C6CCD" w:rsidRDefault="003166B4" w:rsidP="003166B4">
            <w:pPr>
              <w:pStyle w:val="ListParagraph"/>
              <w:numPr>
                <w:ilvl w:val="0"/>
                <w:numId w:val="9"/>
              </w:numPr>
              <w:spacing w:after="0" w:line="240" w:lineRule="auto"/>
              <w:ind w:left="431"/>
              <w:rPr>
                <w:rFonts w:ascii="Calibri" w:eastAsia="Times New Roman" w:hAnsi="Calibri" w:cs="Calibri"/>
              </w:rPr>
            </w:pPr>
            <w:r w:rsidRPr="006C6CCD">
              <w:rPr>
                <w:rFonts w:ascii="Calibri" w:eastAsia="Times New Roman" w:hAnsi="Calibri" w:cs="Calibri"/>
              </w:rPr>
              <w:t>Weapon Systems</w:t>
            </w:r>
            <w:r>
              <w:rPr>
                <w:rFonts w:ascii="Calibri" w:eastAsia="Times New Roman" w:hAnsi="Calibri" w:cs="Calibri"/>
              </w:rPr>
              <w:t xml:space="preserve"> – Example: Missile </w:t>
            </w:r>
            <w:proofErr w:type="spellStart"/>
            <w:r>
              <w:rPr>
                <w:rFonts w:ascii="Calibri" w:eastAsia="Times New Roman" w:hAnsi="Calibri" w:cs="Calibri"/>
              </w:rPr>
              <w:t>defence</w:t>
            </w:r>
            <w:proofErr w:type="spellEnd"/>
            <w:r>
              <w:rPr>
                <w:rFonts w:ascii="Calibri" w:eastAsia="Times New Roman" w:hAnsi="Calibri" w:cs="Calibri"/>
              </w:rPr>
              <w:t xml:space="preserve"> system, </w:t>
            </w:r>
            <w:r w:rsidRPr="00073053">
              <w:rPr>
                <w:rFonts w:ascii="Calibri" w:eastAsia="Times New Roman" w:hAnsi="Calibri" w:cs="Calibri"/>
              </w:rPr>
              <w:t xml:space="preserve">missiles, artillery, </w:t>
            </w:r>
            <w:r>
              <w:rPr>
                <w:rFonts w:ascii="Calibri" w:eastAsia="Times New Roman" w:hAnsi="Calibri" w:cs="Calibri"/>
              </w:rPr>
              <w:t>etc.</w:t>
            </w:r>
          </w:p>
          <w:p w14:paraId="7B8CAC9C" w14:textId="77777777" w:rsidR="003166B4" w:rsidRPr="006C6CCD" w:rsidRDefault="003166B4" w:rsidP="003166B4">
            <w:pPr>
              <w:pStyle w:val="ListParagraph"/>
              <w:numPr>
                <w:ilvl w:val="0"/>
                <w:numId w:val="9"/>
              </w:numPr>
              <w:spacing w:after="0" w:line="240" w:lineRule="auto"/>
              <w:ind w:left="431"/>
              <w:rPr>
                <w:rFonts w:ascii="Calibri" w:eastAsia="Times New Roman" w:hAnsi="Calibri" w:cs="Calibri"/>
              </w:rPr>
            </w:pPr>
            <w:r w:rsidRPr="006C6CCD">
              <w:rPr>
                <w:rFonts w:ascii="Calibri" w:eastAsia="Times New Roman" w:hAnsi="Calibri" w:cs="Calibri"/>
              </w:rPr>
              <w:t>Infrastructure</w:t>
            </w:r>
            <w:r>
              <w:rPr>
                <w:rFonts w:ascii="Calibri" w:eastAsia="Times New Roman" w:hAnsi="Calibri" w:cs="Calibri"/>
              </w:rPr>
              <w:t xml:space="preserve"> – Military infrastructures for </w:t>
            </w:r>
            <w:proofErr w:type="spellStart"/>
            <w:r>
              <w:rPr>
                <w:rFonts w:ascii="Calibri" w:eastAsia="Times New Roman" w:hAnsi="Calibri" w:cs="Calibri"/>
              </w:rPr>
              <w:t>defence</w:t>
            </w:r>
            <w:proofErr w:type="spellEnd"/>
            <w:r>
              <w:rPr>
                <w:rFonts w:ascii="Calibri" w:eastAsia="Times New Roman" w:hAnsi="Calibri" w:cs="Calibri"/>
              </w:rPr>
              <w:t xml:space="preserve"> related activities. Such as, hanger for fighter jets, etc.</w:t>
            </w:r>
          </w:p>
          <w:p w14:paraId="5EC6D89A" w14:textId="77777777" w:rsidR="003166B4" w:rsidRPr="00C312C1" w:rsidRDefault="003166B4" w:rsidP="003166B4">
            <w:pPr>
              <w:pStyle w:val="ListParagraph"/>
              <w:numPr>
                <w:ilvl w:val="0"/>
                <w:numId w:val="9"/>
              </w:numPr>
              <w:spacing w:after="0" w:line="240" w:lineRule="auto"/>
              <w:ind w:left="431"/>
              <w:rPr>
                <w:rFonts w:ascii="Calibri" w:eastAsia="Times New Roman" w:hAnsi="Calibri" w:cs="Calibri"/>
              </w:rPr>
            </w:pPr>
            <w:r w:rsidRPr="006C6CCD">
              <w:rPr>
                <w:rFonts w:ascii="Calibri" w:eastAsia="Times New Roman" w:hAnsi="Calibri" w:cs="Calibri"/>
              </w:rPr>
              <w:t>Training &amp; Simulation</w:t>
            </w:r>
            <w:r>
              <w:rPr>
                <w:rFonts w:ascii="Calibri" w:eastAsia="Times New Roman" w:hAnsi="Calibri" w:cs="Calibri"/>
              </w:rPr>
              <w:t xml:space="preserve"> – Example: t</w:t>
            </w:r>
            <w:r w:rsidRPr="008765EE">
              <w:rPr>
                <w:rFonts w:ascii="Calibri" w:eastAsia="Times New Roman" w:hAnsi="Calibri" w:cs="Calibri"/>
              </w:rPr>
              <w:t>raining equipment</w:t>
            </w:r>
            <w:r>
              <w:rPr>
                <w:rFonts w:ascii="Calibri" w:eastAsia="Times New Roman" w:hAnsi="Calibri" w:cs="Calibri"/>
              </w:rPr>
              <w:t>/aids such as simulator, training activities (</w:t>
            </w:r>
            <w:r w:rsidRPr="008765EE">
              <w:rPr>
                <w:rFonts w:ascii="Calibri" w:eastAsia="Times New Roman" w:hAnsi="Calibri" w:cs="Calibri"/>
              </w:rPr>
              <w:t>teaching or coaching</w:t>
            </w:r>
            <w:r>
              <w:rPr>
                <w:rFonts w:ascii="Calibri" w:eastAsia="Times New Roman" w:hAnsi="Calibri" w:cs="Calibri"/>
              </w:rPr>
              <w:t>), etc.</w:t>
            </w:r>
          </w:p>
          <w:p w14:paraId="0D707692" w14:textId="77777777" w:rsidR="003166B4" w:rsidRDefault="003166B4" w:rsidP="003166B4">
            <w:pPr>
              <w:pStyle w:val="ListParagraph"/>
              <w:numPr>
                <w:ilvl w:val="0"/>
                <w:numId w:val="9"/>
              </w:numPr>
              <w:spacing w:after="0" w:line="240" w:lineRule="auto"/>
              <w:ind w:left="431"/>
              <w:rPr>
                <w:rFonts w:ascii="Calibri" w:eastAsia="Times New Roman" w:hAnsi="Calibri" w:cs="Calibri"/>
              </w:rPr>
            </w:pPr>
            <w:r w:rsidRPr="006C6CCD">
              <w:rPr>
                <w:rFonts w:ascii="Calibri" w:eastAsia="Times New Roman" w:hAnsi="Calibri" w:cs="Calibri"/>
              </w:rPr>
              <w:t>Unknown</w:t>
            </w:r>
            <w:r>
              <w:rPr>
                <w:rFonts w:ascii="Calibri" w:eastAsia="Times New Roman" w:hAnsi="Calibri" w:cs="Calibri"/>
              </w:rPr>
              <w:t xml:space="preserve"> – Applied If the contracted product is not mentioned in the source.</w:t>
            </w:r>
          </w:p>
          <w:p w14:paraId="2E8184B9" w14:textId="77777777" w:rsidR="003166B4" w:rsidRDefault="003166B4" w:rsidP="00226F99">
            <w:pPr>
              <w:spacing w:after="0" w:line="240" w:lineRule="auto"/>
              <w:ind w:left="71"/>
              <w:rPr>
                <w:rFonts w:ascii="Calibri" w:eastAsia="Times New Roman" w:hAnsi="Calibri" w:cs="Calibri"/>
              </w:rPr>
            </w:pPr>
          </w:p>
          <w:p w14:paraId="39CD8433" w14:textId="77777777" w:rsidR="003166B4" w:rsidRDefault="003166B4" w:rsidP="00226F99">
            <w:pPr>
              <w:spacing w:after="0" w:line="240" w:lineRule="auto"/>
              <w:ind w:left="71"/>
              <w:rPr>
                <w:rFonts w:ascii="Calibri" w:eastAsia="Times New Roman" w:hAnsi="Calibri" w:cs="Calibri"/>
                <w:b/>
                <w:bCs/>
              </w:rPr>
            </w:pPr>
            <w:r w:rsidRPr="00C312C1">
              <w:rPr>
                <w:rFonts w:ascii="Calibri" w:eastAsia="Times New Roman" w:hAnsi="Calibri" w:cs="Calibri"/>
                <w:b/>
                <w:bCs/>
              </w:rPr>
              <w:t>Note:</w:t>
            </w:r>
          </w:p>
          <w:p w14:paraId="1C556DF3" w14:textId="77777777" w:rsidR="003166B4" w:rsidRPr="00C312C1" w:rsidRDefault="003166B4" w:rsidP="00226F99">
            <w:pPr>
              <w:spacing w:after="0" w:line="240" w:lineRule="auto"/>
              <w:ind w:left="71"/>
              <w:rPr>
                <w:rFonts w:ascii="Calibri" w:eastAsia="Times New Roman" w:hAnsi="Calibri" w:cs="Calibri"/>
                <w:b/>
                <w:bCs/>
              </w:rPr>
            </w:pPr>
          </w:p>
          <w:p w14:paraId="1467B974" w14:textId="77777777" w:rsidR="003166B4" w:rsidRPr="00C312C1" w:rsidRDefault="003166B4" w:rsidP="00226F99">
            <w:pPr>
              <w:spacing w:after="0" w:line="240" w:lineRule="auto"/>
              <w:ind w:left="71"/>
              <w:rPr>
                <w:rFonts w:ascii="Calibri" w:eastAsia="Times New Roman" w:hAnsi="Calibri" w:cs="Calibri"/>
                <w:b/>
                <w:bCs/>
              </w:rPr>
            </w:pPr>
            <w:r w:rsidRPr="00C312C1">
              <w:rPr>
                <w:rFonts w:ascii="Calibri" w:eastAsia="Times New Roman" w:hAnsi="Calibri" w:cs="Calibri"/>
                <w:b/>
                <w:bCs/>
              </w:rPr>
              <w:t>For Training and Simulation:</w:t>
            </w:r>
          </w:p>
          <w:p w14:paraId="6A425721" w14:textId="77777777" w:rsidR="003166B4" w:rsidRPr="00C312C1" w:rsidRDefault="003166B4" w:rsidP="003166B4">
            <w:pPr>
              <w:pStyle w:val="ListParagraph"/>
              <w:numPr>
                <w:ilvl w:val="1"/>
                <w:numId w:val="1"/>
              </w:numPr>
              <w:spacing w:after="0" w:line="240" w:lineRule="auto"/>
              <w:ind w:left="521"/>
              <w:rPr>
                <w:rFonts w:ascii="Calibri" w:eastAsia="Times New Roman" w:hAnsi="Calibri" w:cs="Calibri"/>
              </w:rPr>
            </w:pPr>
            <w:r w:rsidRPr="00C312C1">
              <w:rPr>
                <w:rFonts w:ascii="Calibri" w:eastAsia="Times New Roman" w:hAnsi="Calibri" w:cs="Calibri"/>
              </w:rPr>
              <w:t>Training equipment/products/aids (tangible) are tracked under the ‘Training &amp; Simulation’ market segment, with the relevant program type (procurement, upgrade, RDT&amp;E, MRO/support, other).</w:t>
            </w:r>
          </w:p>
          <w:p w14:paraId="0E156B7A" w14:textId="77777777" w:rsidR="003166B4" w:rsidRPr="00C312C1" w:rsidRDefault="003166B4" w:rsidP="003166B4">
            <w:pPr>
              <w:pStyle w:val="ListParagraph"/>
              <w:numPr>
                <w:ilvl w:val="1"/>
                <w:numId w:val="1"/>
              </w:numPr>
              <w:spacing w:after="0" w:line="240" w:lineRule="auto"/>
              <w:ind w:left="521"/>
              <w:rPr>
                <w:rFonts w:ascii="Calibri" w:eastAsia="Times New Roman" w:hAnsi="Calibri" w:cs="Calibri"/>
              </w:rPr>
            </w:pPr>
            <w:r w:rsidRPr="00C312C1">
              <w:rPr>
                <w:rFonts w:ascii="Calibri" w:eastAsia="Times New Roman" w:hAnsi="Calibri" w:cs="Calibri"/>
              </w:rPr>
              <w:t>Training services/teaching/coaching (intangible) are tracked as for the relevant market segment to which the product relates, with the program type recorded as ‘training’.</w:t>
            </w:r>
          </w:p>
          <w:p w14:paraId="66C8DCAB" w14:textId="77777777" w:rsidR="003166B4" w:rsidRDefault="003166B4" w:rsidP="00226F99">
            <w:pPr>
              <w:spacing w:after="0" w:line="240" w:lineRule="auto"/>
              <w:ind w:left="71"/>
              <w:rPr>
                <w:rFonts w:ascii="Calibri" w:eastAsia="Times New Roman" w:hAnsi="Calibri" w:cs="Calibri"/>
                <w:b/>
                <w:bCs/>
              </w:rPr>
            </w:pPr>
          </w:p>
          <w:p w14:paraId="42C6728C" w14:textId="77777777" w:rsidR="003166B4" w:rsidRPr="00C312C1" w:rsidRDefault="003166B4" w:rsidP="00226F99">
            <w:pPr>
              <w:spacing w:after="0" w:line="240" w:lineRule="auto"/>
              <w:ind w:left="71"/>
              <w:rPr>
                <w:rFonts w:ascii="Calibri" w:eastAsia="Times New Roman" w:hAnsi="Calibri" w:cs="Calibri"/>
                <w:b/>
                <w:bCs/>
              </w:rPr>
            </w:pPr>
            <w:r>
              <w:rPr>
                <w:rFonts w:ascii="Calibri" w:eastAsia="Times New Roman" w:hAnsi="Calibri" w:cs="Calibri"/>
                <w:b/>
                <w:bCs/>
              </w:rPr>
              <w:t>C</w:t>
            </w:r>
            <w:r w:rsidRPr="00C312C1">
              <w:rPr>
                <w:rFonts w:ascii="Calibri" w:eastAsia="Times New Roman" w:hAnsi="Calibri" w:cs="Calibri"/>
                <w:b/>
                <w:bCs/>
              </w:rPr>
              <w:t xml:space="preserve">ontract for a </w:t>
            </w:r>
            <w:r>
              <w:rPr>
                <w:rFonts w:ascii="Calibri" w:eastAsia="Times New Roman" w:hAnsi="Calibri" w:cs="Calibri"/>
                <w:b/>
                <w:bCs/>
              </w:rPr>
              <w:t>S</w:t>
            </w:r>
            <w:r w:rsidRPr="00C312C1">
              <w:rPr>
                <w:rFonts w:ascii="Calibri" w:eastAsia="Times New Roman" w:hAnsi="Calibri" w:cs="Calibri"/>
                <w:b/>
                <w:bCs/>
              </w:rPr>
              <w:t xml:space="preserve">ubsystem </w:t>
            </w:r>
            <w:r>
              <w:rPr>
                <w:rFonts w:ascii="Calibri" w:eastAsia="Times New Roman" w:hAnsi="Calibri" w:cs="Calibri"/>
                <w:b/>
                <w:bCs/>
              </w:rPr>
              <w:t>of</w:t>
            </w:r>
            <w:r w:rsidRPr="00C312C1">
              <w:rPr>
                <w:rFonts w:ascii="Calibri" w:eastAsia="Times New Roman" w:hAnsi="Calibri" w:cs="Calibri"/>
                <w:b/>
                <w:bCs/>
              </w:rPr>
              <w:t xml:space="preserve"> a </w:t>
            </w:r>
            <w:r>
              <w:rPr>
                <w:rFonts w:ascii="Calibri" w:eastAsia="Times New Roman" w:hAnsi="Calibri" w:cs="Calibri"/>
                <w:b/>
                <w:bCs/>
              </w:rPr>
              <w:t>P</w:t>
            </w:r>
            <w:r w:rsidRPr="00C312C1">
              <w:rPr>
                <w:rFonts w:ascii="Calibri" w:eastAsia="Times New Roman" w:hAnsi="Calibri" w:cs="Calibri"/>
                <w:b/>
                <w:bCs/>
              </w:rPr>
              <w:t>latform:</w:t>
            </w:r>
          </w:p>
          <w:p w14:paraId="52254A50" w14:textId="77777777" w:rsidR="003166B4" w:rsidRPr="00C312C1" w:rsidRDefault="003166B4" w:rsidP="003166B4">
            <w:pPr>
              <w:pStyle w:val="ListParagraph"/>
              <w:numPr>
                <w:ilvl w:val="1"/>
                <w:numId w:val="1"/>
              </w:numPr>
              <w:spacing w:after="0" w:line="240" w:lineRule="auto"/>
              <w:ind w:left="521"/>
              <w:rPr>
                <w:rFonts w:ascii="Calibri" w:eastAsia="Times New Roman" w:hAnsi="Calibri" w:cs="Calibri"/>
              </w:rPr>
            </w:pPr>
            <w:r w:rsidRPr="00C312C1">
              <w:rPr>
                <w:rFonts w:ascii="Calibri" w:eastAsia="Times New Roman" w:hAnsi="Calibri" w:cs="Calibri"/>
              </w:rPr>
              <w:t>If the subsystem is tracked in its own market segment (radar, defensive aide suite) then it is tracked accordingly.</w:t>
            </w:r>
          </w:p>
          <w:p w14:paraId="7BA0B6A6" w14:textId="77777777" w:rsidR="003166B4" w:rsidRDefault="003166B4" w:rsidP="003166B4">
            <w:pPr>
              <w:pStyle w:val="ListParagraph"/>
              <w:numPr>
                <w:ilvl w:val="1"/>
                <w:numId w:val="1"/>
              </w:numPr>
              <w:spacing w:after="0" w:line="240" w:lineRule="auto"/>
              <w:ind w:left="521"/>
              <w:rPr>
                <w:rFonts w:ascii="Calibri" w:eastAsia="Times New Roman" w:hAnsi="Calibri" w:cs="Calibri"/>
              </w:rPr>
            </w:pPr>
            <w:r w:rsidRPr="00C312C1">
              <w:rPr>
                <w:rFonts w:ascii="Calibri" w:eastAsia="Times New Roman" w:hAnsi="Calibri" w:cs="Calibri"/>
              </w:rPr>
              <w:t>If subsystem isn’t tracked in its own market segment (radar, defensive aide suite) and is tracked as part of other platform (helicopter, tank) then the subsystem is specified in System Name Specific. This is also recorded parts/components of a platform.</w:t>
            </w:r>
          </w:p>
          <w:p w14:paraId="5F8C0B78" w14:textId="77777777" w:rsidR="003166B4" w:rsidRDefault="003166B4" w:rsidP="00226F99">
            <w:pPr>
              <w:spacing w:after="0" w:line="240" w:lineRule="auto"/>
              <w:rPr>
                <w:rFonts w:ascii="Calibri" w:eastAsia="Times New Roman" w:hAnsi="Calibri" w:cs="Calibri"/>
              </w:rPr>
            </w:pPr>
          </w:p>
          <w:p w14:paraId="1AA0DC87" w14:textId="77777777" w:rsidR="003166B4" w:rsidRPr="00C312C1" w:rsidRDefault="003166B4" w:rsidP="00226F99">
            <w:pPr>
              <w:spacing w:after="0" w:line="240" w:lineRule="auto"/>
              <w:rPr>
                <w:rFonts w:ascii="Calibri" w:eastAsia="Times New Roman" w:hAnsi="Calibri" w:cs="Calibri"/>
                <w:b/>
                <w:bCs/>
              </w:rPr>
            </w:pPr>
            <w:r>
              <w:rPr>
                <w:rFonts w:ascii="Calibri" w:eastAsia="Times New Roman" w:hAnsi="Calibri" w:cs="Calibri"/>
              </w:rPr>
              <w:t xml:space="preserve"> </w:t>
            </w:r>
            <w:r w:rsidRPr="00C312C1">
              <w:rPr>
                <w:rFonts w:ascii="Calibri" w:eastAsia="Times New Roman" w:hAnsi="Calibri" w:cs="Calibri"/>
                <w:b/>
                <w:bCs/>
              </w:rPr>
              <w:t>Contracts that are</w:t>
            </w:r>
            <w:r>
              <w:rPr>
                <w:rFonts w:ascii="Calibri" w:eastAsia="Times New Roman" w:hAnsi="Calibri" w:cs="Calibri"/>
              </w:rPr>
              <w:t xml:space="preserve"> </w:t>
            </w:r>
            <w:r w:rsidRPr="00C312C1">
              <w:rPr>
                <w:rFonts w:ascii="Calibri" w:eastAsia="Times New Roman" w:hAnsi="Calibri" w:cs="Calibri"/>
                <w:b/>
                <w:bCs/>
              </w:rPr>
              <w:t>Not Included:</w:t>
            </w:r>
          </w:p>
          <w:p w14:paraId="2838EA08" w14:textId="77777777" w:rsidR="003166B4" w:rsidRPr="00C312C1" w:rsidRDefault="003166B4" w:rsidP="003166B4">
            <w:pPr>
              <w:pStyle w:val="ListParagraph"/>
              <w:numPr>
                <w:ilvl w:val="0"/>
                <w:numId w:val="10"/>
              </w:numPr>
              <w:spacing w:after="0" w:line="240" w:lineRule="auto"/>
              <w:rPr>
                <w:rFonts w:ascii="Calibri" w:eastAsia="Times New Roman" w:hAnsi="Calibri" w:cs="Calibri"/>
              </w:rPr>
            </w:pPr>
            <w:r w:rsidRPr="00C312C1">
              <w:rPr>
                <w:rFonts w:ascii="Calibri" w:eastAsia="Times New Roman" w:hAnsi="Calibri" w:cs="Calibri"/>
              </w:rPr>
              <w:t>Dredging contracts are not recorded.</w:t>
            </w:r>
          </w:p>
          <w:p w14:paraId="2A76F738" w14:textId="77777777" w:rsidR="003166B4" w:rsidRPr="00C312C1" w:rsidRDefault="003166B4" w:rsidP="003166B4">
            <w:pPr>
              <w:pStyle w:val="ListParagraph"/>
              <w:numPr>
                <w:ilvl w:val="0"/>
                <w:numId w:val="10"/>
              </w:numPr>
              <w:spacing w:after="0" w:line="240" w:lineRule="auto"/>
              <w:rPr>
                <w:rFonts w:ascii="Calibri" w:eastAsia="Times New Roman" w:hAnsi="Calibri" w:cs="Calibri"/>
              </w:rPr>
            </w:pPr>
            <w:r w:rsidRPr="00C312C1">
              <w:rPr>
                <w:rFonts w:ascii="Calibri" w:eastAsia="Times New Roman" w:hAnsi="Calibri" w:cs="Calibri"/>
              </w:rPr>
              <w:t>Freight transport contracts are not recorded.</w:t>
            </w:r>
          </w:p>
          <w:p w14:paraId="30F6EFAB" w14:textId="77777777" w:rsidR="003166B4" w:rsidRPr="00C312C1" w:rsidRDefault="003166B4" w:rsidP="003166B4">
            <w:pPr>
              <w:pStyle w:val="ListParagraph"/>
              <w:numPr>
                <w:ilvl w:val="0"/>
                <w:numId w:val="10"/>
              </w:numPr>
              <w:spacing w:after="0" w:line="240" w:lineRule="auto"/>
              <w:rPr>
                <w:rFonts w:ascii="Calibri" w:eastAsia="Times New Roman" w:hAnsi="Calibri" w:cs="Calibri"/>
                <w:b/>
                <w:bCs/>
              </w:rPr>
            </w:pPr>
            <w:r w:rsidRPr="00C312C1">
              <w:rPr>
                <w:rFonts w:ascii="Calibri" w:eastAsia="Times New Roman" w:hAnsi="Calibri" w:cs="Calibri"/>
              </w:rPr>
              <w:t>Fuel contracts are not recorded.</w:t>
            </w:r>
          </w:p>
          <w:p w14:paraId="0C55422D" w14:textId="77777777" w:rsidR="003166B4" w:rsidRPr="00C312C1" w:rsidRDefault="003166B4" w:rsidP="003166B4">
            <w:pPr>
              <w:pStyle w:val="ListParagraph"/>
              <w:numPr>
                <w:ilvl w:val="0"/>
                <w:numId w:val="10"/>
              </w:numPr>
              <w:spacing w:after="0" w:line="240" w:lineRule="auto"/>
              <w:rPr>
                <w:rFonts w:ascii="Calibri" w:eastAsia="Times New Roman" w:hAnsi="Calibri" w:cs="Calibri"/>
              </w:rPr>
            </w:pPr>
            <w:r w:rsidRPr="00C312C1">
              <w:rPr>
                <w:rFonts w:ascii="Calibri" w:eastAsia="Times New Roman" w:hAnsi="Calibri" w:cs="Calibri"/>
              </w:rPr>
              <w:t>Wearable items (clothes/tactical gear) are not recorded.</w:t>
            </w:r>
          </w:p>
          <w:p w14:paraId="3DD85DAA" w14:textId="77777777" w:rsidR="003166B4" w:rsidRPr="00C312C1" w:rsidRDefault="003166B4" w:rsidP="003166B4">
            <w:pPr>
              <w:pStyle w:val="ListParagraph"/>
              <w:numPr>
                <w:ilvl w:val="0"/>
                <w:numId w:val="11"/>
              </w:numPr>
              <w:spacing w:after="0" w:line="240" w:lineRule="auto"/>
              <w:ind w:left="1151"/>
              <w:rPr>
                <w:rFonts w:ascii="Calibri" w:eastAsia="Times New Roman" w:hAnsi="Calibri" w:cs="Calibri"/>
              </w:rPr>
            </w:pPr>
            <w:r w:rsidRPr="00C312C1">
              <w:rPr>
                <w:rFonts w:ascii="Calibri" w:eastAsia="Times New Roman" w:hAnsi="Calibri" w:cs="Calibri"/>
              </w:rPr>
              <w:t>This extends to any kind of CRBN protective/detection equipment</w:t>
            </w:r>
          </w:p>
          <w:p w14:paraId="308E07C5" w14:textId="77777777" w:rsidR="003166B4" w:rsidRPr="00C312C1" w:rsidRDefault="003166B4" w:rsidP="003166B4">
            <w:pPr>
              <w:pStyle w:val="ListParagraph"/>
              <w:numPr>
                <w:ilvl w:val="0"/>
                <w:numId w:val="11"/>
              </w:numPr>
              <w:spacing w:after="0" w:line="240" w:lineRule="auto"/>
              <w:ind w:left="1151"/>
              <w:rPr>
                <w:rFonts w:ascii="Calibri" w:eastAsia="Times New Roman" w:hAnsi="Calibri" w:cs="Calibri"/>
              </w:rPr>
            </w:pPr>
            <w:r w:rsidRPr="00C312C1">
              <w:rPr>
                <w:rFonts w:ascii="Calibri" w:eastAsia="Times New Roman" w:hAnsi="Calibri" w:cs="Calibri"/>
              </w:rPr>
              <w:t>However – Night vision goggles are recorded as ‘C4ISR’ &gt; ‘Electro-Optic Sensor’ &gt; ‘Imaging EO/IR’</w:t>
            </w:r>
          </w:p>
        </w:tc>
      </w:tr>
      <w:tr w:rsidR="003166B4" w:rsidRPr="006E7040" w14:paraId="7FF4BA54"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7335F865" w14:textId="77777777" w:rsidR="003166B4" w:rsidRPr="0024527A" w:rsidRDefault="003166B4" w:rsidP="00226F99">
            <w:pPr>
              <w:spacing w:after="0" w:line="240" w:lineRule="auto"/>
              <w:jc w:val="center"/>
              <w:rPr>
                <w:rFonts w:ascii="Calibri" w:eastAsia="Times New Roman" w:hAnsi="Calibri" w:cs="Calibri"/>
              </w:rPr>
            </w:pPr>
            <w:r w:rsidRPr="0024527A">
              <w:rPr>
                <w:rFonts w:ascii="Calibri" w:eastAsia="Times New Roman" w:hAnsi="Calibri" w:cs="Calibri"/>
              </w:rPr>
              <w:lastRenderedPageBreak/>
              <w:t>System Type (General)</w:t>
            </w:r>
          </w:p>
        </w:tc>
        <w:tc>
          <w:tcPr>
            <w:tcW w:w="9380" w:type="dxa"/>
            <w:tcBorders>
              <w:top w:val="nil"/>
              <w:left w:val="nil"/>
              <w:bottom w:val="single" w:sz="4" w:space="0" w:color="auto"/>
              <w:right w:val="single" w:sz="4" w:space="0" w:color="auto"/>
            </w:tcBorders>
            <w:noWrap/>
            <w:vAlign w:val="bottom"/>
            <w:hideMark/>
          </w:tcPr>
          <w:p w14:paraId="76D1562D" w14:textId="77777777" w:rsidR="003166B4" w:rsidRDefault="003166B4" w:rsidP="00226F99">
            <w:pPr>
              <w:pStyle w:val="NoSpacing"/>
            </w:pPr>
            <w:r>
              <w:t>The type of system for the constructed product.</w:t>
            </w:r>
          </w:p>
          <w:p w14:paraId="57E3E279" w14:textId="77777777" w:rsidR="003166B4" w:rsidRDefault="003166B4" w:rsidP="00226F99">
            <w:pPr>
              <w:pStyle w:val="NoSpacing"/>
            </w:pPr>
          </w:p>
          <w:p w14:paraId="5C742BF9" w14:textId="77777777" w:rsidR="003166B4" w:rsidRDefault="003166B4" w:rsidP="00226F99">
            <w:pPr>
              <w:pStyle w:val="NoSpacing"/>
            </w:pPr>
            <w:r>
              <w:t>Rules:</w:t>
            </w:r>
            <w:r>
              <w:br/>
            </w:r>
          </w:p>
          <w:p w14:paraId="6FC7DE80" w14:textId="77777777" w:rsidR="003166B4" w:rsidRDefault="003166B4" w:rsidP="003166B4">
            <w:pPr>
              <w:pStyle w:val="NoSpacing"/>
              <w:numPr>
                <w:ilvl w:val="0"/>
                <w:numId w:val="14"/>
              </w:numPr>
              <w:ind w:left="749"/>
            </w:pPr>
            <w:r>
              <w:t>Ship-based missile launchers are recorded as launchers if missiles are not included in the procurement</w:t>
            </w:r>
          </w:p>
          <w:p w14:paraId="61AFB5AE" w14:textId="77777777" w:rsidR="003166B4" w:rsidRDefault="003166B4" w:rsidP="00226F99">
            <w:pPr>
              <w:pStyle w:val="NoSpacing"/>
            </w:pPr>
          </w:p>
          <w:p w14:paraId="2CD9C4AE" w14:textId="77777777" w:rsidR="003166B4" w:rsidRDefault="003166B4" w:rsidP="003166B4">
            <w:pPr>
              <w:pStyle w:val="NoSpacing"/>
              <w:numPr>
                <w:ilvl w:val="0"/>
                <w:numId w:val="13"/>
              </w:numPr>
            </w:pPr>
            <w:r>
              <w:t>Artillery is used for systems that fire projectiles with no internal propulsion source once they have exited the launch tube (i.e. not rockets or missiles)</w:t>
            </w:r>
          </w:p>
          <w:p w14:paraId="395B1357" w14:textId="77777777" w:rsidR="003166B4" w:rsidRDefault="003166B4" w:rsidP="00226F99">
            <w:pPr>
              <w:pStyle w:val="NoSpacing"/>
            </w:pPr>
          </w:p>
          <w:p w14:paraId="7601B90F" w14:textId="77777777" w:rsidR="003166B4" w:rsidRDefault="003166B4" w:rsidP="003166B4">
            <w:pPr>
              <w:pStyle w:val="NoSpacing"/>
              <w:numPr>
                <w:ilvl w:val="0"/>
                <w:numId w:val="13"/>
              </w:numPr>
            </w:pPr>
            <w:r>
              <w:t>Sonobuoys are classed as C4ISR &gt; Sonar</w:t>
            </w:r>
          </w:p>
          <w:p w14:paraId="3B256717" w14:textId="77777777" w:rsidR="003166B4" w:rsidRDefault="003166B4" w:rsidP="00226F99">
            <w:pPr>
              <w:pStyle w:val="NoSpacing"/>
            </w:pPr>
          </w:p>
          <w:p w14:paraId="24F0B3E6" w14:textId="77777777" w:rsidR="003166B4" w:rsidRDefault="003166B4" w:rsidP="003166B4">
            <w:pPr>
              <w:pStyle w:val="NoSpacing"/>
              <w:numPr>
                <w:ilvl w:val="0"/>
                <w:numId w:val="13"/>
              </w:numPr>
            </w:pPr>
            <w:r>
              <w:t>Training ammunition/cartridges are classified as “Small Arms &amp; Ammunition”, not “Training Aids”. Training Ammunition/Cartridges are classified as “Small Arms &amp; Ammunition”, not “Training Aids”.</w:t>
            </w:r>
          </w:p>
          <w:p w14:paraId="41325087" w14:textId="77777777" w:rsidR="003166B4" w:rsidRDefault="003166B4" w:rsidP="00226F99">
            <w:pPr>
              <w:pStyle w:val="NoSpacing"/>
            </w:pPr>
          </w:p>
          <w:p w14:paraId="424819F1" w14:textId="77777777" w:rsidR="003166B4" w:rsidRDefault="003166B4" w:rsidP="003166B4">
            <w:pPr>
              <w:pStyle w:val="NoSpacing"/>
              <w:numPr>
                <w:ilvl w:val="0"/>
                <w:numId w:val="13"/>
              </w:numPr>
            </w:pPr>
            <w:r>
              <w:t>Unguided Rockets/Bombs are recorded as Weapon Systems &gt; Small Arms &amp; Ammunition &gt; Other.</w:t>
            </w:r>
          </w:p>
          <w:p w14:paraId="631816A7" w14:textId="77777777" w:rsidR="003166B4" w:rsidRDefault="003166B4" w:rsidP="00226F99">
            <w:pPr>
              <w:pStyle w:val="NoSpacing"/>
            </w:pPr>
          </w:p>
          <w:p w14:paraId="2E29F849" w14:textId="77777777" w:rsidR="003166B4" w:rsidRDefault="003166B4" w:rsidP="003166B4">
            <w:pPr>
              <w:pStyle w:val="NoSpacing"/>
              <w:numPr>
                <w:ilvl w:val="0"/>
                <w:numId w:val="13"/>
              </w:numPr>
            </w:pPr>
            <w:r>
              <w:t>Unmanned Ground Vehicles (UGVs) for combat/fighting roles are classified as ‘Other Land’ &gt; ‘Other’. UGVs for other roles such as logistics or mine warfare are classified in same way as manned vehicles.</w:t>
            </w:r>
          </w:p>
          <w:p w14:paraId="1B26C66A" w14:textId="77777777" w:rsidR="003166B4" w:rsidRDefault="003166B4" w:rsidP="00226F99">
            <w:pPr>
              <w:pStyle w:val="NoSpacing"/>
            </w:pPr>
          </w:p>
          <w:p w14:paraId="39968555" w14:textId="77777777" w:rsidR="003166B4" w:rsidRDefault="003166B4" w:rsidP="00226F99">
            <w:pPr>
              <w:pStyle w:val="NoSpacing"/>
            </w:pPr>
            <w:r>
              <w:t>List of Dropdown and Short Description:</w:t>
            </w:r>
          </w:p>
          <w:p w14:paraId="5E85E9E4" w14:textId="77777777" w:rsidR="003166B4" w:rsidRDefault="003166B4" w:rsidP="00226F99">
            <w:pPr>
              <w:pStyle w:val="NoSpacing"/>
            </w:pPr>
          </w:p>
          <w:p w14:paraId="526AABC4" w14:textId="77777777" w:rsidR="003166B4" w:rsidRDefault="003166B4" w:rsidP="003166B4">
            <w:pPr>
              <w:pStyle w:val="NoSpacing"/>
              <w:numPr>
                <w:ilvl w:val="0"/>
                <w:numId w:val="12"/>
              </w:numPr>
            </w:pPr>
            <w:r>
              <w:t>Fixed-Wing: Aircraft with stationary wings used for transport or combat. Example- F-16 Fighting Falcon.</w:t>
            </w:r>
          </w:p>
          <w:p w14:paraId="614C532C" w14:textId="77777777" w:rsidR="003166B4" w:rsidRDefault="003166B4" w:rsidP="00226F99">
            <w:pPr>
              <w:pStyle w:val="NoSpacing"/>
            </w:pPr>
          </w:p>
          <w:p w14:paraId="481F9813" w14:textId="77777777" w:rsidR="003166B4" w:rsidRDefault="003166B4" w:rsidP="003166B4">
            <w:pPr>
              <w:pStyle w:val="NoSpacing"/>
              <w:numPr>
                <w:ilvl w:val="0"/>
                <w:numId w:val="12"/>
              </w:numPr>
            </w:pPr>
            <w:r>
              <w:t>Rotary-Wing: Helicopters with rotating blades for vertical takeoff. Example- AH-64 Apache.</w:t>
            </w:r>
          </w:p>
          <w:p w14:paraId="7F19E99D" w14:textId="77777777" w:rsidR="003166B4" w:rsidRDefault="003166B4" w:rsidP="00226F99">
            <w:pPr>
              <w:pStyle w:val="NoSpacing"/>
            </w:pPr>
          </w:p>
          <w:p w14:paraId="20242EA3" w14:textId="77777777" w:rsidR="003166B4" w:rsidRDefault="003166B4" w:rsidP="003166B4">
            <w:pPr>
              <w:pStyle w:val="NoSpacing"/>
              <w:numPr>
                <w:ilvl w:val="0"/>
                <w:numId w:val="12"/>
              </w:numPr>
            </w:pPr>
            <w:r>
              <w:t>Other Lift-Types: Non-traditional aircraft like tiltrotors or drones. Example- V-22 Osprey.</w:t>
            </w:r>
          </w:p>
          <w:p w14:paraId="271DEDC5" w14:textId="77777777" w:rsidR="003166B4" w:rsidRDefault="003166B4" w:rsidP="00226F99">
            <w:pPr>
              <w:pStyle w:val="NoSpacing"/>
            </w:pPr>
          </w:p>
          <w:p w14:paraId="42376E24" w14:textId="77777777" w:rsidR="003166B4" w:rsidRDefault="003166B4" w:rsidP="003166B4">
            <w:pPr>
              <w:pStyle w:val="NoSpacing"/>
              <w:numPr>
                <w:ilvl w:val="0"/>
                <w:numId w:val="12"/>
              </w:numPr>
            </w:pPr>
            <w:r>
              <w:t>Artillery: Large-caliber guns for indirect fire support. Example- M777 howitzer.</w:t>
            </w:r>
          </w:p>
          <w:p w14:paraId="6389312B" w14:textId="77777777" w:rsidR="003166B4" w:rsidRDefault="003166B4" w:rsidP="00226F99">
            <w:pPr>
              <w:pStyle w:val="NoSpacing"/>
            </w:pPr>
          </w:p>
          <w:p w14:paraId="21303383" w14:textId="77777777" w:rsidR="003166B4" w:rsidRDefault="003166B4" w:rsidP="003166B4">
            <w:pPr>
              <w:pStyle w:val="NoSpacing"/>
              <w:numPr>
                <w:ilvl w:val="0"/>
                <w:numId w:val="12"/>
              </w:numPr>
            </w:pPr>
            <w:r>
              <w:t>Armored Fighting Vehicles: Combat vehicles with armor and weapons. Example- M1 Abrams tank.</w:t>
            </w:r>
          </w:p>
          <w:p w14:paraId="5134E9DA" w14:textId="77777777" w:rsidR="003166B4" w:rsidRDefault="003166B4" w:rsidP="00226F99">
            <w:pPr>
              <w:pStyle w:val="NoSpacing"/>
            </w:pPr>
          </w:p>
          <w:p w14:paraId="75FC320C" w14:textId="77777777" w:rsidR="003166B4" w:rsidRDefault="003166B4" w:rsidP="003166B4">
            <w:pPr>
              <w:pStyle w:val="NoSpacing"/>
              <w:numPr>
                <w:ilvl w:val="0"/>
                <w:numId w:val="12"/>
              </w:numPr>
            </w:pPr>
            <w:r>
              <w:t>Engineering &amp; Maintenance Vehicles: Vehicles for repair and construction. Example- M88A2 Hercules recovery vehicle.</w:t>
            </w:r>
          </w:p>
          <w:p w14:paraId="6718FF1A" w14:textId="77777777" w:rsidR="003166B4" w:rsidRDefault="003166B4" w:rsidP="00226F99">
            <w:pPr>
              <w:pStyle w:val="NoSpacing"/>
            </w:pPr>
          </w:p>
          <w:p w14:paraId="44FF7551" w14:textId="77777777" w:rsidR="003166B4" w:rsidRDefault="003166B4" w:rsidP="003166B4">
            <w:pPr>
              <w:pStyle w:val="NoSpacing"/>
              <w:numPr>
                <w:ilvl w:val="0"/>
                <w:numId w:val="12"/>
              </w:numPr>
            </w:pPr>
            <w:r>
              <w:t>Amphibious Vehicles: Land and water-capable vehicles. Example- AAVP-7A1.</w:t>
            </w:r>
          </w:p>
          <w:p w14:paraId="17447B58" w14:textId="77777777" w:rsidR="003166B4" w:rsidRDefault="003166B4" w:rsidP="00226F99">
            <w:pPr>
              <w:pStyle w:val="NoSpacing"/>
            </w:pPr>
          </w:p>
          <w:p w14:paraId="393CAD6B" w14:textId="77777777" w:rsidR="003166B4" w:rsidRDefault="003166B4" w:rsidP="003166B4">
            <w:pPr>
              <w:pStyle w:val="NoSpacing"/>
              <w:numPr>
                <w:ilvl w:val="0"/>
                <w:numId w:val="12"/>
              </w:numPr>
            </w:pPr>
            <w:r>
              <w:t>NBC (Nuclear, Biological, Chemical) Vehicles: Equipped for CBRN defense and detection. Example- Fuchs NBC reconnaissance vehicle.</w:t>
            </w:r>
          </w:p>
          <w:p w14:paraId="67D5C287" w14:textId="77777777" w:rsidR="003166B4" w:rsidRDefault="003166B4" w:rsidP="00226F99">
            <w:pPr>
              <w:pStyle w:val="NoSpacing"/>
            </w:pPr>
          </w:p>
          <w:p w14:paraId="0E949B06" w14:textId="77777777" w:rsidR="003166B4" w:rsidRDefault="003166B4" w:rsidP="003166B4">
            <w:pPr>
              <w:pStyle w:val="NoSpacing"/>
              <w:numPr>
                <w:ilvl w:val="0"/>
                <w:numId w:val="12"/>
              </w:numPr>
            </w:pPr>
            <w:r>
              <w:t>Other Land: Land systems not classified above. Example- tactical ground robots.</w:t>
            </w:r>
          </w:p>
          <w:p w14:paraId="760BF0D2" w14:textId="77777777" w:rsidR="003166B4" w:rsidRDefault="003166B4" w:rsidP="00226F99">
            <w:pPr>
              <w:pStyle w:val="NoSpacing"/>
            </w:pPr>
          </w:p>
          <w:p w14:paraId="4322989B" w14:textId="77777777" w:rsidR="003166B4" w:rsidRDefault="003166B4" w:rsidP="003166B4">
            <w:pPr>
              <w:pStyle w:val="NoSpacing"/>
              <w:numPr>
                <w:ilvl w:val="0"/>
                <w:numId w:val="12"/>
              </w:numPr>
            </w:pPr>
            <w:r>
              <w:t>Sub-Surface: Underwater naval platforms. Example- Virginia-class submarine.</w:t>
            </w:r>
          </w:p>
          <w:p w14:paraId="214556F1" w14:textId="77777777" w:rsidR="003166B4" w:rsidRDefault="003166B4" w:rsidP="00226F99">
            <w:pPr>
              <w:pStyle w:val="NoSpacing"/>
            </w:pPr>
          </w:p>
          <w:p w14:paraId="7C250CDA" w14:textId="77777777" w:rsidR="003166B4" w:rsidRDefault="003166B4" w:rsidP="003166B4">
            <w:pPr>
              <w:pStyle w:val="NoSpacing"/>
              <w:numPr>
                <w:ilvl w:val="0"/>
                <w:numId w:val="12"/>
              </w:numPr>
            </w:pPr>
            <w:r>
              <w:t>Surface Combatants: Warships for naval combat. Example- Arleigh Burke-class destroyer.</w:t>
            </w:r>
          </w:p>
          <w:p w14:paraId="346AF4F7" w14:textId="77777777" w:rsidR="003166B4" w:rsidRDefault="003166B4" w:rsidP="00226F99">
            <w:pPr>
              <w:pStyle w:val="NoSpacing"/>
            </w:pPr>
          </w:p>
          <w:p w14:paraId="0644859F" w14:textId="77777777" w:rsidR="003166B4" w:rsidRDefault="003166B4" w:rsidP="003166B4">
            <w:pPr>
              <w:pStyle w:val="NoSpacing"/>
              <w:numPr>
                <w:ilvl w:val="0"/>
                <w:numId w:val="12"/>
              </w:numPr>
            </w:pPr>
            <w:r>
              <w:t>Patrol and Coastal Combatants: Smaller vessels for coastal missions. Example- Littoral Combat Ship.</w:t>
            </w:r>
          </w:p>
          <w:p w14:paraId="0DC6C8BB" w14:textId="77777777" w:rsidR="003166B4" w:rsidRDefault="003166B4" w:rsidP="00226F99">
            <w:pPr>
              <w:pStyle w:val="NoSpacing"/>
            </w:pPr>
          </w:p>
          <w:p w14:paraId="1E0F689B" w14:textId="77777777" w:rsidR="003166B4" w:rsidRDefault="003166B4" w:rsidP="003166B4">
            <w:pPr>
              <w:pStyle w:val="NoSpacing"/>
              <w:numPr>
                <w:ilvl w:val="0"/>
                <w:numId w:val="12"/>
              </w:numPr>
            </w:pPr>
            <w:r>
              <w:t xml:space="preserve">Mine Warfare/Mine Countermeasures (Maritime): Vessels or systems for naval </w:t>
            </w:r>
            <w:proofErr w:type="gramStart"/>
            <w:r>
              <w:t>mine</w:t>
            </w:r>
            <w:proofErr w:type="gramEnd"/>
            <w:r>
              <w:t xml:space="preserve"> detection/removal. Example- Avenger-class mine countermeasures ship.</w:t>
            </w:r>
          </w:p>
          <w:p w14:paraId="502CBE67" w14:textId="77777777" w:rsidR="003166B4" w:rsidRDefault="003166B4" w:rsidP="00226F99">
            <w:pPr>
              <w:pStyle w:val="NoSpacing"/>
            </w:pPr>
          </w:p>
          <w:p w14:paraId="5F9142D1" w14:textId="77777777" w:rsidR="003166B4" w:rsidRDefault="003166B4" w:rsidP="003166B4">
            <w:pPr>
              <w:pStyle w:val="NoSpacing"/>
              <w:numPr>
                <w:ilvl w:val="0"/>
                <w:numId w:val="12"/>
              </w:numPr>
            </w:pPr>
            <w:r>
              <w:t>Amphibious (Maritime): Ships for launching amphibious assaults. Example- USS Wasp (LHD-1).</w:t>
            </w:r>
          </w:p>
          <w:p w14:paraId="62BD3E1D" w14:textId="77777777" w:rsidR="003166B4" w:rsidRDefault="003166B4" w:rsidP="00226F99">
            <w:pPr>
              <w:pStyle w:val="NoSpacing"/>
            </w:pPr>
          </w:p>
          <w:p w14:paraId="1104D7D9" w14:textId="77777777" w:rsidR="003166B4" w:rsidRDefault="003166B4" w:rsidP="003166B4">
            <w:pPr>
              <w:pStyle w:val="NoSpacing"/>
              <w:numPr>
                <w:ilvl w:val="0"/>
                <w:numId w:val="12"/>
              </w:numPr>
            </w:pPr>
            <w:r>
              <w:t>Logistics and Support (Maritime): Ships for transport, supply, or maintenance. Example- USNS Mercy hospital ship.</w:t>
            </w:r>
          </w:p>
          <w:p w14:paraId="01D9563C" w14:textId="77777777" w:rsidR="003166B4" w:rsidRDefault="003166B4" w:rsidP="00226F99">
            <w:pPr>
              <w:pStyle w:val="NoSpacing"/>
            </w:pPr>
          </w:p>
          <w:p w14:paraId="09CDEA55" w14:textId="77777777" w:rsidR="003166B4" w:rsidRDefault="003166B4" w:rsidP="003166B4">
            <w:pPr>
              <w:pStyle w:val="NoSpacing"/>
              <w:numPr>
                <w:ilvl w:val="0"/>
                <w:numId w:val="12"/>
              </w:numPr>
            </w:pPr>
            <w:r>
              <w:t>Other Maritime: Miscellaneous maritime assets. Example- hydrographic survey vessels.</w:t>
            </w:r>
          </w:p>
          <w:p w14:paraId="3BA36AA4" w14:textId="77777777" w:rsidR="003166B4" w:rsidRDefault="003166B4" w:rsidP="00226F99">
            <w:pPr>
              <w:pStyle w:val="NoSpacing"/>
            </w:pPr>
          </w:p>
          <w:p w14:paraId="073EE30C" w14:textId="77777777" w:rsidR="003166B4" w:rsidRDefault="003166B4" w:rsidP="003166B4">
            <w:pPr>
              <w:pStyle w:val="NoSpacing"/>
              <w:numPr>
                <w:ilvl w:val="0"/>
                <w:numId w:val="12"/>
              </w:numPr>
            </w:pPr>
            <w:r>
              <w:t>Missile: Guided weapons for long-range strikes. Example- Tomahawk cruise missile.</w:t>
            </w:r>
          </w:p>
          <w:p w14:paraId="129906DF" w14:textId="77777777" w:rsidR="003166B4" w:rsidRDefault="003166B4" w:rsidP="00226F99">
            <w:pPr>
              <w:pStyle w:val="NoSpacing"/>
            </w:pPr>
          </w:p>
          <w:p w14:paraId="13A965BE" w14:textId="77777777" w:rsidR="003166B4" w:rsidRDefault="003166B4" w:rsidP="003166B4">
            <w:pPr>
              <w:pStyle w:val="NoSpacing"/>
              <w:numPr>
                <w:ilvl w:val="0"/>
                <w:numId w:val="12"/>
              </w:numPr>
            </w:pPr>
            <w:r>
              <w:t>Precision Guided Weapons: Weapons with advanced targeting accuracy. Example- JDAM (Joint Direct Attack Munition).</w:t>
            </w:r>
          </w:p>
          <w:p w14:paraId="64B0DD7F" w14:textId="77777777" w:rsidR="003166B4" w:rsidRDefault="003166B4" w:rsidP="00226F99">
            <w:pPr>
              <w:pStyle w:val="NoSpacing"/>
            </w:pPr>
          </w:p>
          <w:p w14:paraId="702E492B" w14:textId="77777777" w:rsidR="003166B4" w:rsidRDefault="003166B4" w:rsidP="003166B4">
            <w:pPr>
              <w:pStyle w:val="NoSpacing"/>
              <w:numPr>
                <w:ilvl w:val="0"/>
                <w:numId w:val="12"/>
              </w:numPr>
            </w:pPr>
            <w:r>
              <w:t>Torpedo: Underwater self-propelled weapons. Example- Mk 48 torpedo.</w:t>
            </w:r>
          </w:p>
          <w:p w14:paraId="3AB9F660" w14:textId="77777777" w:rsidR="003166B4" w:rsidRDefault="003166B4" w:rsidP="00226F99">
            <w:pPr>
              <w:pStyle w:val="NoSpacing"/>
            </w:pPr>
          </w:p>
          <w:p w14:paraId="0B2D8F2E" w14:textId="77777777" w:rsidR="003166B4" w:rsidRDefault="003166B4" w:rsidP="003166B4">
            <w:pPr>
              <w:pStyle w:val="NoSpacing"/>
              <w:numPr>
                <w:ilvl w:val="0"/>
                <w:numId w:val="12"/>
              </w:numPr>
            </w:pPr>
            <w:r>
              <w:t>Directed Energy Weapon: Weapons using focused energy beams. Example- HELIOS laser system.</w:t>
            </w:r>
          </w:p>
          <w:p w14:paraId="6DDA8411" w14:textId="77777777" w:rsidR="003166B4" w:rsidRDefault="003166B4" w:rsidP="00226F99">
            <w:pPr>
              <w:pStyle w:val="NoSpacing"/>
            </w:pPr>
          </w:p>
          <w:p w14:paraId="73096E64" w14:textId="77777777" w:rsidR="003166B4" w:rsidRDefault="003166B4" w:rsidP="003166B4">
            <w:pPr>
              <w:pStyle w:val="NoSpacing"/>
              <w:numPr>
                <w:ilvl w:val="0"/>
                <w:numId w:val="12"/>
              </w:numPr>
            </w:pPr>
            <w:r>
              <w:t>Integrated Weapon Systems: Combined weapon platforms. Example- Aegis Combat System.</w:t>
            </w:r>
          </w:p>
          <w:p w14:paraId="4BDCFA06" w14:textId="77777777" w:rsidR="003166B4" w:rsidRDefault="003166B4" w:rsidP="00226F99">
            <w:pPr>
              <w:pStyle w:val="NoSpacing"/>
            </w:pPr>
          </w:p>
          <w:p w14:paraId="77709038" w14:textId="77777777" w:rsidR="003166B4" w:rsidRDefault="003166B4" w:rsidP="003166B4">
            <w:pPr>
              <w:pStyle w:val="NoSpacing"/>
              <w:numPr>
                <w:ilvl w:val="0"/>
                <w:numId w:val="12"/>
              </w:numPr>
            </w:pPr>
            <w:r>
              <w:t>Electronic Warfare Systems: Disrupt enemy electronics. Example- AN/ALQ-99 jammer.</w:t>
            </w:r>
          </w:p>
          <w:p w14:paraId="34599E98" w14:textId="77777777" w:rsidR="003166B4" w:rsidRDefault="003166B4" w:rsidP="00226F99">
            <w:pPr>
              <w:pStyle w:val="NoSpacing"/>
            </w:pPr>
          </w:p>
          <w:p w14:paraId="6D25F692" w14:textId="77777777" w:rsidR="003166B4" w:rsidRDefault="003166B4" w:rsidP="003166B4">
            <w:pPr>
              <w:pStyle w:val="NoSpacing"/>
              <w:numPr>
                <w:ilvl w:val="0"/>
                <w:numId w:val="12"/>
              </w:numPr>
            </w:pPr>
            <w:r>
              <w:t xml:space="preserve">Electro-optic Sensor: Optical systems for surveillance and targeting. Example- </w:t>
            </w:r>
            <w:proofErr w:type="spellStart"/>
            <w:r>
              <w:t>Litening</w:t>
            </w:r>
            <w:proofErr w:type="spellEnd"/>
            <w:r>
              <w:t xml:space="preserve"> targeting pod.</w:t>
            </w:r>
          </w:p>
          <w:p w14:paraId="64713892" w14:textId="77777777" w:rsidR="003166B4" w:rsidRDefault="003166B4" w:rsidP="00226F99">
            <w:pPr>
              <w:pStyle w:val="NoSpacing"/>
            </w:pPr>
          </w:p>
          <w:p w14:paraId="66942ADA" w14:textId="77777777" w:rsidR="003166B4" w:rsidRDefault="003166B4" w:rsidP="003166B4">
            <w:pPr>
              <w:pStyle w:val="NoSpacing"/>
              <w:numPr>
                <w:ilvl w:val="0"/>
                <w:numId w:val="12"/>
              </w:numPr>
            </w:pPr>
            <w:r>
              <w:t>Radar: Radio-based detection systems. Example- AN/SPY-6 radar.</w:t>
            </w:r>
          </w:p>
          <w:p w14:paraId="5D3CEA06" w14:textId="77777777" w:rsidR="003166B4" w:rsidRDefault="003166B4" w:rsidP="00226F99">
            <w:pPr>
              <w:pStyle w:val="NoSpacing"/>
            </w:pPr>
          </w:p>
          <w:p w14:paraId="04EAD98D" w14:textId="77777777" w:rsidR="003166B4" w:rsidRDefault="003166B4" w:rsidP="003166B4">
            <w:pPr>
              <w:pStyle w:val="NoSpacing"/>
              <w:numPr>
                <w:ilvl w:val="0"/>
                <w:numId w:val="12"/>
              </w:numPr>
            </w:pPr>
            <w:r>
              <w:t>Sonar: Sound-based underwater detection. Example- AN/SQS-53 sonar.</w:t>
            </w:r>
          </w:p>
          <w:p w14:paraId="40A8A2E1" w14:textId="77777777" w:rsidR="003166B4" w:rsidRDefault="003166B4" w:rsidP="00226F99">
            <w:pPr>
              <w:pStyle w:val="NoSpacing"/>
            </w:pPr>
          </w:p>
          <w:p w14:paraId="207D7578" w14:textId="77777777" w:rsidR="003166B4" w:rsidRDefault="003166B4" w:rsidP="003166B4">
            <w:pPr>
              <w:pStyle w:val="NoSpacing"/>
              <w:numPr>
                <w:ilvl w:val="0"/>
                <w:numId w:val="12"/>
              </w:numPr>
            </w:pPr>
            <w:r>
              <w:t>Command and Control: Systems for operational coordination. Example- C4ISR platforms.</w:t>
            </w:r>
          </w:p>
          <w:p w14:paraId="08104D5F" w14:textId="77777777" w:rsidR="003166B4" w:rsidRDefault="003166B4" w:rsidP="00226F99">
            <w:pPr>
              <w:pStyle w:val="NoSpacing"/>
            </w:pPr>
          </w:p>
          <w:p w14:paraId="7474E1A4" w14:textId="77777777" w:rsidR="003166B4" w:rsidRDefault="003166B4" w:rsidP="003166B4">
            <w:pPr>
              <w:pStyle w:val="NoSpacing"/>
              <w:numPr>
                <w:ilvl w:val="0"/>
                <w:numId w:val="12"/>
              </w:numPr>
            </w:pPr>
            <w:r>
              <w:t>Communications: Military-grade communication systems. Example- SINCGARS radio.</w:t>
            </w:r>
          </w:p>
          <w:p w14:paraId="43015042" w14:textId="77777777" w:rsidR="003166B4" w:rsidRDefault="003166B4" w:rsidP="00226F99">
            <w:pPr>
              <w:pStyle w:val="NoSpacing"/>
            </w:pPr>
          </w:p>
          <w:p w14:paraId="2470BB3C" w14:textId="77777777" w:rsidR="003166B4" w:rsidRDefault="003166B4" w:rsidP="003166B4">
            <w:pPr>
              <w:pStyle w:val="NoSpacing"/>
              <w:numPr>
                <w:ilvl w:val="0"/>
                <w:numId w:val="12"/>
              </w:numPr>
            </w:pPr>
            <w:r>
              <w:t>Cyber: Offensive and defensive digital warfare tools. Example- cyber intrusion detection systems.</w:t>
            </w:r>
          </w:p>
          <w:p w14:paraId="13CBBCAC" w14:textId="77777777" w:rsidR="003166B4" w:rsidRDefault="003166B4" w:rsidP="00226F99">
            <w:pPr>
              <w:pStyle w:val="NoSpacing"/>
            </w:pPr>
          </w:p>
          <w:p w14:paraId="0A11DE17" w14:textId="77777777" w:rsidR="003166B4" w:rsidRDefault="003166B4" w:rsidP="003166B4">
            <w:pPr>
              <w:pStyle w:val="NoSpacing"/>
              <w:numPr>
                <w:ilvl w:val="0"/>
                <w:numId w:val="12"/>
              </w:numPr>
            </w:pPr>
            <w:r>
              <w:t>Defensive Systems: Countermeasures for threats. Example- Iron Dome air defense.</w:t>
            </w:r>
          </w:p>
          <w:p w14:paraId="6A81D665" w14:textId="77777777" w:rsidR="003166B4" w:rsidRDefault="003166B4" w:rsidP="00226F99">
            <w:pPr>
              <w:pStyle w:val="NoSpacing"/>
            </w:pPr>
          </w:p>
          <w:p w14:paraId="120AC9D2" w14:textId="77777777" w:rsidR="003166B4" w:rsidRDefault="003166B4" w:rsidP="003166B4">
            <w:pPr>
              <w:pStyle w:val="NoSpacing"/>
              <w:numPr>
                <w:ilvl w:val="0"/>
                <w:numId w:val="12"/>
              </w:numPr>
            </w:pPr>
            <w:r>
              <w:t xml:space="preserve">Ports and </w:t>
            </w:r>
            <w:proofErr w:type="spellStart"/>
            <w:r>
              <w:t>Harbours</w:t>
            </w:r>
            <w:proofErr w:type="spellEnd"/>
            <w:r>
              <w:t>: Naval infrastructure for docking and logistics. Example- Naval Base Guam.</w:t>
            </w:r>
          </w:p>
          <w:p w14:paraId="42ED2AB2" w14:textId="77777777" w:rsidR="003166B4" w:rsidRDefault="003166B4" w:rsidP="00226F99">
            <w:pPr>
              <w:pStyle w:val="NoSpacing"/>
            </w:pPr>
          </w:p>
          <w:p w14:paraId="1F8BCB5A" w14:textId="77777777" w:rsidR="003166B4" w:rsidRDefault="003166B4" w:rsidP="003166B4">
            <w:pPr>
              <w:pStyle w:val="NoSpacing"/>
              <w:numPr>
                <w:ilvl w:val="0"/>
                <w:numId w:val="12"/>
              </w:numPr>
            </w:pPr>
            <w:r>
              <w:t>Aircraft Basing: Infrastructure for aircraft deployment. Example- Ramstein Air Base.</w:t>
            </w:r>
          </w:p>
          <w:p w14:paraId="5105099F" w14:textId="77777777" w:rsidR="003166B4" w:rsidRDefault="003166B4" w:rsidP="00226F99">
            <w:pPr>
              <w:pStyle w:val="NoSpacing"/>
            </w:pPr>
          </w:p>
          <w:p w14:paraId="494EEF01" w14:textId="77777777" w:rsidR="003166B4" w:rsidRDefault="003166B4" w:rsidP="003166B4">
            <w:pPr>
              <w:pStyle w:val="NoSpacing"/>
              <w:numPr>
                <w:ilvl w:val="0"/>
                <w:numId w:val="12"/>
              </w:numPr>
            </w:pPr>
            <w:r>
              <w:t>Accommodation: Facilities for housing personnel. Example- military barracks.</w:t>
            </w:r>
          </w:p>
          <w:p w14:paraId="7433D5D2" w14:textId="77777777" w:rsidR="003166B4" w:rsidRDefault="003166B4" w:rsidP="00226F99">
            <w:pPr>
              <w:pStyle w:val="NoSpacing"/>
            </w:pPr>
          </w:p>
          <w:p w14:paraId="039EDF0A" w14:textId="77777777" w:rsidR="003166B4" w:rsidRDefault="003166B4" w:rsidP="003166B4">
            <w:pPr>
              <w:pStyle w:val="NoSpacing"/>
              <w:numPr>
                <w:ilvl w:val="0"/>
                <w:numId w:val="12"/>
              </w:numPr>
            </w:pPr>
            <w:r>
              <w:t>Non-military IT: Civilian IT used in military contexts. Example- HR software systems.</w:t>
            </w:r>
          </w:p>
          <w:p w14:paraId="00DF3EF4" w14:textId="77777777" w:rsidR="003166B4" w:rsidRDefault="003166B4" w:rsidP="00226F99">
            <w:pPr>
              <w:pStyle w:val="NoSpacing"/>
            </w:pPr>
          </w:p>
          <w:p w14:paraId="0F7ED296" w14:textId="77777777" w:rsidR="003166B4" w:rsidRDefault="003166B4" w:rsidP="003166B4">
            <w:pPr>
              <w:pStyle w:val="NoSpacing"/>
              <w:numPr>
                <w:ilvl w:val="0"/>
                <w:numId w:val="12"/>
              </w:numPr>
            </w:pPr>
            <w:r>
              <w:t>Land: General land-related infrastructure or assets. Example- airfields or depots.</w:t>
            </w:r>
          </w:p>
          <w:p w14:paraId="0F6183F6" w14:textId="77777777" w:rsidR="003166B4" w:rsidRDefault="003166B4" w:rsidP="00226F99">
            <w:pPr>
              <w:pStyle w:val="NoSpacing"/>
            </w:pPr>
          </w:p>
          <w:p w14:paraId="2B102D94" w14:textId="77777777" w:rsidR="003166B4" w:rsidRDefault="003166B4" w:rsidP="003166B4">
            <w:pPr>
              <w:pStyle w:val="NoSpacing"/>
              <w:numPr>
                <w:ilvl w:val="0"/>
                <w:numId w:val="12"/>
              </w:numPr>
            </w:pPr>
            <w:r>
              <w:t>Training Facilities: Areas for simulated combat and instruction. Example- Fort Benning training center.</w:t>
            </w:r>
          </w:p>
          <w:p w14:paraId="26B14140" w14:textId="77777777" w:rsidR="003166B4" w:rsidRDefault="003166B4" w:rsidP="00226F99">
            <w:pPr>
              <w:pStyle w:val="NoSpacing"/>
            </w:pPr>
          </w:p>
          <w:p w14:paraId="7920F21A" w14:textId="77777777" w:rsidR="003166B4" w:rsidRPr="006E7040" w:rsidRDefault="003166B4" w:rsidP="003166B4">
            <w:pPr>
              <w:pStyle w:val="ListParagraph"/>
              <w:numPr>
                <w:ilvl w:val="0"/>
                <w:numId w:val="12"/>
              </w:numPr>
              <w:spacing w:after="0" w:line="240" w:lineRule="auto"/>
              <w:rPr>
                <w:rFonts w:ascii="Calibri" w:eastAsia="Times New Roman" w:hAnsi="Calibri" w:cs="Calibri"/>
              </w:rPr>
            </w:pPr>
            <w:r>
              <w:t>Air Traffic Management: Systems for controlling airspace use. Example- military ATC radar systems.</w:t>
            </w:r>
          </w:p>
        </w:tc>
      </w:tr>
      <w:tr w:rsidR="003166B4" w:rsidRPr="00525755" w14:paraId="188834AB"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6A9D19E1" w14:textId="77777777" w:rsidR="003166B4" w:rsidRPr="0061055D" w:rsidRDefault="003166B4" w:rsidP="00226F99">
            <w:pPr>
              <w:spacing w:after="0" w:line="240" w:lineRule="auto"/>
              <w:jc w:val="center"/>
              <w:rPr>
                <w:rFonts w:ascii="Calibri" w:eastAsia="Times New Roman" w:hAnsi="Calibri" w:cs="Calibri"/>
              </w:rPr>
            </w:pPr>
            <w:r w:rsidRPr="0061055D">
              <w:rPr>
                <w:rFonts w:ascii="Calibri" w:eastAsia="Times New Roman" w:hAnsi="Calibri" w:cs="Calibri"/>
              </w:rPr>
              <w:lastRenderedPageBreak/>
              <w:t>System Type (Specific)</w:t>
            </w:r>
          </w:p>
        </w:tc>
        <w:tc>
          <w:tcPr>
            <w:tcW w:w="9380" w:type="dxa"/>
            <w:tcBorders>
              <w:top w:val="nil"/>
              <w:left w:val="nil"/>
              <w:bottom w:val="single" w:sz="4" w:space="0" w:color="auto"/>
              <w:right w:val="single" w:sz="4" w:space="0" w:color="auto"/>
            </w:tcBorders>
            <w:noWrap/>
            <w:vAlign w:val="bottom"/>
            <w:hideMark/>
          </w:tcPr>
          <w:p w14:paraId="411E56DD" w14:textId="77777777" w:rsidR="003166B4" w:rsidRPr="00525755" w:rsidRDefault="003166B4" w:rsidP="00226F99">
            <w:pPr>
              <w:pStyle w:val="NoSpacing"/>
            </w:pPr>
            <w:r w:rsidRPr="007B2081">
              <w:t xml:space="preserve">These are the specific types categorized under each general system type. The model’s name or activities mentioned in the source </w:t>
            </w:r>
            <w:r>
              <w:t>need</w:t>
            </w:r>
            <w:r w:rsidRPr="007B2081">
              <w:t xml:space="preserve"> </w:t>
            </w:r>
            <w:r>
              <w:t>to</w:t>
            </w:r>
            <w:r w:rsidRPr="007B2081">
              <w:t xml:space="preserve"> </w:t>
            </w:r>
            <w:proofErr w:type="gramStart"/>
            <w:r w:rsidRPr="007B2081">
              <w:t>capture</w:t>
            </w:r>
            <w:proofErr w:type="gramEnd"/>
            <w:r w:rsidRPr="007B2081">
              <w:t xml:space="preserve"> here.</w:t>
            </w:r>
          </w:p>
          <w:p w14:paraId="43F728F0" w14:textId="77777777" w:rsidR="003166B4" w:rsidRPr="00525755" w:rsidRDefault="003166B4" w:rsidP="00226F99">
            <w:pPr>
              <w:pStyle w:val="NoSpacing"/>
            </w:pPr>
          </w:p>
          <w:p w14:paraId="7BEA520E" w14:textId="77777777" w:rsidR="003166B4" w:rsidRPr="00525755" w:rsidRDefault="003166B4" w:rsidP="00226F99">
            <w:pPr>
              <w:pStyle w:val="NoSpacing"/>
            </w:pPr>
            <w:r w:rsidRPr="00525755">
              <w:t>List of Dropdown and Short Description:</w:t>
            </w:r>
          </w:p>
          <w:p w14:paraId="675ADF3D" w14:textId="77777777" w:rsidR="003166B4" w:rsidRPr="00525755" w:rsidRDefault="003166B4" w:rsidP="00226F99">
            <w:pPr>
              <w:pStyle w:val="NoSpacing"/>
              <w:ind w:left="720"/>
            </w:pPr>
          </w:p>
          <w:p w14:paraId="2433269D" w14:textId="77777777" w:rsidR="003166B4" w:rsidRPr="00525755" w:rsidRDefault="003166B4" w:rsidP="003166B4">
            <w:pPr>
              <w:pStyle w:val="NoSpacing"/>
              <w:numPr>
                <w:ilvl w:val="0"/>
                <w:numId w:val="12"/>
              </w:numPr>
            </w:pPr>
            <w:r w:rsidRPr="00525755">
              <w:t xml:space="preserve">Fighter: Combat aircraft designed for air-to-air combat. </w:t>
            </w:r>
            <w:r w:rsidRPr="00874A52">
              <w:t>Example-</w:t>
            </w:r>
            <w:r w:rsidRPr="00525755">
              <w:rPr>
                <w:i/>
                <w:iCs/>
              </w:rPr>
              <w:t xml:space="preserve"> F-35 Lightning II.</w:t>
            </w:r>
          </w:p>
          <w:p w14:paraId="595D2DC0" w14:textId="77777777" w:rsidR="003166B4" w:rsidRPr="00525755" w:rsidRDefault="003166B4" w:rsidP="003166B4">
            <w:pPr>
              <w:pStyle w:val="NoSpacing"/>
              <w:numPr>
                <w:ilvl w:val="0"/>
                <w:numId w:val="12"/>
              </w:numPr>
            </w:pPr>
            <w:r w:rsidRPr="00525755">
              <w:t xml:space="preserve">Bomber: Aircraft built to attack ground and sea targets. </w:t>
            </w:r>
            <w:r w:rsidRPr="00874A52">
              <w:t>Example-</w:t>
            </w:r>
            <w:r w:rsidRPr="00525755">
              <w:rPr>
                <w:i/>
                <w:iCs/>
              </w:rPr>
              <w:t xml:space="preserve"> B-2 Spirit.</w:t>
            </w:r>
          </w:p>
          <w:p w14:paraId="66B0FAFC" w14:textId="77777777" w:rsidR="003166B4" w:rsidRPr="00525755" w:rsidRDefault="003166B4" w:rsidP="003166B4">
            <w:pPr>
              <w:pStyle w:val="NoSpacing"/>
              <w:numPr>
                <w:ilvl w:val="0"/>
                <w:numId w:val="12"/>
              </w:numPr>
            </w:pPr>
            <w:r w:rsidRPr="00525755">
              <w:t xml:space="preserve">Light Combat Aircraft: Smaller, cost-effective fighters for light strike missions. </w:t>
            </w:r>
            <w:r w:rsidRPr="00874A52">
              <w:t>Example-</w:t>
            </w:r>
            <w:r w:rsidRPr="00525755">
              <w:rPr>
                <w:i/>
                <w:iCs/>
              </w:rPr>
              <w:t xml:space="preserve"> HAL Tejas.</w:t>
            </w:r>
          </w:p>
          <w:p w14:paraId="2E998664" w14:textId="77777777" w:rsidR="003166B4" w:rsidRPr="00525755" w:rsidRDefault="003166B4" w:rsidP="003166B4">
            <w:pPr>
              <w:pStyle w:val="NoSpacing"/>
              <w:numPr>
                <w:ilvl w:val="0"/>
                <w:numId w:val="12"/>
              </w:numPr>
            </w:pPr>
            <w:r w:rsidRPr="00525755">
              <w:t xml:space="preserve">Gunship: Heavily armed aircraft for ground support. </w:t>
            </w:r>
            <w:r w:rsidRPr="00874A52">
              <w:t>Example-</w:t>
            </w:r>
            <w:r w:rsidRPr="00525755">
              <w:rPr>
                <w:i/>
                <w:iCs/>
              </w:rPr>
              <w:t xml:space="preserve"> AC-130.</w:t>
            </w:r>
          </w:p>
          <w:p w14:paraId="52C572EF" w14:textId="77777777" w:rsidR="003166B4" w:rsidRPr="00525755" w:rsidRDefault="003166B4" w:rsidP="003166B4">
            <w:pPr>
              <w:pStyle w:val="NoSpacing"/>
              <w:numPr>
                <w:ilvl w:val="0"/>
                <w:numId w:val="12"/>
              </w:numPr>
            </w:pPr>
            <w:r w:rsidRPr="00525755">
              <w:t xml:space="preserve">Trainers: Aircraft for pilot instruction. </w:t>
            </w:r>
            <w:r w:rsidRPr="00874A52">
              <w:t>Example-</w:t>
            </w:r>
            <w:r w:rsidRPr="00525755">
              <w:rPr>
                <w:i/>
                <w:iCs/>
              </w:rPr>
              <w:t xml:space="preserve"> T-6 Texan II.</w:t>
            </w:r>
          </w:p>
          <w:p w14:paraId="7BD71509" w14:textId="77777777" w:rsidR="003166B4" w:rsidRPr="0063416B" w:rsidRDefault="003166B4" w:rsidP="003166B4">
            <w:pPr>
              <w:pStyle w:val="NoSpacing"/>
              <w:numPr>
                <w:ilvl w:val="0"/>
                <w:numId w:val="12"/>
              </w:numPr>
              <w:rPr>
                <w:b/>
                <w:bCs/>
              </w:rPr>
            </w:pPr>
            <w:r w:rsidRPr="0063416B">
              <w:rPr>
                <w:b/>
                <w:bCs/>
              </w:rPr>
              <w:t>Air-</w:t>
            </w:r>
            <w:proofErr w:type="spellStart"/>
            <w:r w:rsidRPr="0063416B">
              <w:rPr>
                <w:b/>
                <w:bCs/>
              </w:rPr>
              <w:t>Refuelling</w:t>
            </w:r>
            <w:proofErr w:type="spellEnd"/>
            <w:r w:rsidRPr="0063416B">
              <w:rPr>
                <w:b/>
                <w:bCs/>
              </w:rPr>
              <w:t xml:space="preserve"> Tanker: Aircraft for in-flight </w:t>
            </w:r>
            <w:proofErr w:type="spellStart"/>
            <w:r w:rsidRPr="0063416B">
              <w:rPr>
                <w:b/>
                <w:bCs/>
              </w:rPr>
              <w:t>refuelling</w:t>
            </w:r>
            <w:proofErr w:type="spellEnd"/>
            <w:r w:rsidRPr="0063416B">
              <w:rPr>
                <w:b/>
                <w:bCs/>
              </w:rPr>
              <w:t>. Example-</w:t>
            </w:r>
            <w:r w:rsidRPr="0063416B">
              <w:rPr>
                <w:b/>
                <w:bCs/>
                <w:i/>
                <w:iCs/>
              </w:rPr>
              <w:t xml:space="preserve"> KC-135 Stratotanker.</w:t>
            </w:r>
          </w:p>
          <w:p w14:paraId="054EEEC9" w14:textId="77777777" w:rsidR="003166B4" w:rsidRPr="00525755" w:rsidRDefault="003166B4" w:rsidP="003166B4">
            <w:pPr>
              <w:pStyle w:val="NoSpacing"/>
              <w:numPr>
                <w:ilvl w:val="0"/>
                <w:numId w:val="12"/>
              </w:numPr>
            </w:pPr>
            <w:r w:rsidRPr="00525755">
              <w:t xml:space="preserve">Maritime Aircraft: Aircraft for naval surveillance and strike. </w:t>
            </w:r>
            <w:r w:rsidRPr="00874A52">
              <w:t>Example-</w:t>
            </w:r>
            <w:r w:rsidRPr="00525755">
              <w:rPr>
                <w:i/>
                <w:iCs/>
              </w:rPr>
              <w:t xml:space="preserve"> P-8A Poseidon.</w:t>
            </w:r>
          </w:p>
          <w:p w14:paraId="402B59E1" w14:textId="77777777" w:rsidR="003166B4" w:rsidRPr="00525755" w:rsidRDefault="003166B4" w:rsidP="003166B4">
            <w:pPr>
              <w:pStyle w:val="NoSpacing"/>
              <w:numPr>
                <w:ilvl w:val="0"/>
                <w:numId w:val="12"/>
              </w:numPr>
            </w:pPr>
            <w:r w:rsidRPr="00525755">
              <w:t xml:space="preserve">ISR-Strike: Dual-role aircraft for surveillance and attack. </w:t>
            </w:r>
            <w:r w:rsidRPr="00874A52">
              <w:t>Example-</w:t>
            </w:r>
            <w:r w:rsidRPr="00525755">
              <w:rPr>
                <w:i/>
                <w:iCs/>
              </w:rPr>
              <w:t xml:space="preserve"> MQ-9 Reaper.</w:t>
            </w:r>
          </w:p>
          <w:p w14:paraId="5A23E3CE" w14:textId="77777777" w:rsidR="003166B4" w:rsidRPr="00525755" w:rsidRDefault="003166B4" w:rsidP="003166B4">
            <w:pPr>
              <w:pStyle w:val="NoSpacing"/>
              <w:numPr>
                <w:ilvl w:val="0"/>
                <w:numId w:val="12"/>
              </w:numPr>
            </w:pPr>
            <w:r w:rsidRPr="00525755">
              <w:t xml:space="preserve">C4ISR: Aircraft with command, control, and intelligence capabilities. </w:t>
            </w:r>
            <w:r w:rsidRPr="00874A52">
              <w:t>Example-</w:t>
            </w:r>
            <w:r w:rsidRPr="00525755">
              <w:rPr>
                <w:i/>
                <w:iCs/>
              </w:rPr>
              <w:t xml:space="preserve"> E-3 Sentry (AWACS).</w:t>
            </w:r>
          </w:p>
          <w:p w14:paraId="2DE73239" w14:textId="77777777" w:rsidR="003166B4" w:rsidRPr="00525755" w:rsidRDefault="003166B4" w:rsidP="003166B4">
            <w:pPr>
              <w:pStyle w:val="NoSpacing"/>
              <w:numPr>
                <w:ilvl w:val="0"/>
                <w:numId w:val="12"/>
              </w:numPr>
            </w:pPr>
            <w:r w:rsidRPr="00525755">
              <w:t xml:space="preserve">Transport Aircraft: Aircraft used for troop and cargo transport. </w:t>
            </w:r>
            <w:r w:rsidRPr="00874A52">
              <w:t>Example-</w:t>
            </w:r>
            <w:r w:rsidRPr="00525755">
              <w:rPr>
                <w:i/>
                <w:iCs/>
              </w:rPr>
              <w:t xml:space="preserve"> C-130 Hercules.</w:t>
            </w:r>
          </w:p>
          <w:p w14:paraId="197E8D20" w14:textId="77777777" w:rsidR="003166B4" w:rsidRPr="00525755" w:rsidRDefault="003166B4" w:rsidP="003166B4">
            <w:pPr>
              <w:pStyle w:val="NoSpacing"/>
              <w:numPr>
                <w:ilvl w:val="0"/>
                <w:numId w:val="12"/>
              </w:numPr>
            </w:pPr>
            <w:r w:rsidRPr="00525755">
              <w:t xml:space="preserve">Fixed-Wing Other: Miscellaneous fixed-wing platforms. </w:t>
            </w:r>
            <w:r w:rsidRPr="00874A52">
              <w:t>Example-</w:t>
            </w:r>
            <w:r w:rsidRPr="00525755">
              <w:rPr>
                <w:i/>
                <w:iCs/>
              </w:rPr>
              <w:t xml:space="preserve"> UAVs like Global Hawk.</w:t>
            </w:r>
          </w:p>
          <w:p w14:paraId="26F8C4FE" w14:textId="77777777" w:rsidR="003166B4" w:rsidRPr="00525755" w:rsidRDefault="003166B4" w:rsidP="003166B4">
            <w:pPr>
              <w:pStyle w:val="NoSpacing"/>
              <w:numPr>
                <w:ilvl w:val="0"/>
                <w:numId w:val="12"/>
              </w:numPr>
            </w:pPr>
            <w:r w:rsidRPr="00525755">
              <w:t xml:space="preserve">Rotary-Wing Attack: Helicopters for offensive missions. </w:t>
            </w:r>
            <w:r w:rsidRPr="00874A52">
              <w:t>Example-</w:t>
            </w:r>
            <w:r w:rsidRPr="00525755">
              <w:rPr>
                <w:i/>
                <w:iCs/>
              </w:rPr>
              <w:t xml:space="preserve"> AH-64 Apache.</w:t>
            </w:r>
          </w:p>
          <w:p w14:paraId="30A9F8E0" w14:textId="77777777" w:rsidR="003166B4" w:rsidRPr="00525755" w:rsidRDefault="003166B4" w:rsidP="003166B4">
            <w:pPr>
              <w:pStyle w:val="NoSpacing"/>
              <w:numPr>
                <w:ilvl w:val="0"/>
                <w:numId w:val="12"/>
              </w:numPr>
            </w:pPr>
            <w:r w:rsidRPr="00525755">
              <w:t xml:space="preserve">Rotary-Wing Maritime: Naval helicopters for ASW or patrol. </w:t>
            </w:r>
            <w:r w:rsidRPr="00874A52">
              <w:t>Example-</w:t>
            </w:r>
            <w:r w:rsidRPr="00525755">
              <w:rPr>
                <w:i/>
                <w:iCs/>
              </w:rPr>
              <w:t xml:space="preserve"> MH-60R Seahawk.</w:t>
            </w:r>
          </w:p>
          <w:p w14:paraId="03BD707C" w14:textId="77777777" w:rsidR="003166B4" w:rsidRPr="00525755" w:rsidRDefault="003166B4" w:rsidP="003166B4">
            <w:pPr>
              <w:pStyle w:val="NoSpacing"/>
              <w:numPr>
                <w:ilvl w:val="0"/>
                <w:numId w:val="12"/>
              </w:numPr>
            </w:pPr>
            <w:r w:rsidRPr="00525755">
              <w:t xml:space="preserve">Rotary-Wing Scout: Light helicopters for reconnaissance. </w:t>
            </w:r>
            <w:r w:rsidRPr="00874A52">
              <w:t>Example-</w:t>
            </w:r>
            <w:r w:rsidRPr="00525755">
              <w:rPr>
                <w:i/>
                <w:iCs/>
              </w:rPr>
              <w:t xml:space="preserve"> OH-58 Kiowa.</w:t>
            </w:r>
          </w:p>
          <w:p w14:paraId="159106FD" w14:textId="77777777" w:rsidR="003166B4" w:rsidRPr="00525755" w:rsidRDefault="003166B4" w:rsidP="003166B4">
            <w:pPr>
              <w:pStyle w:val="NoSpacing"/>
              <w:numPr>
                <w:ilvl w:val="0"/>
                <w:numId w:val="12"/>
              </w:numPr>
            </w:pPr>
            <w:r w:rsidRPr="00525755">
              <w:t xml:space="preserve">Rotary-Wing Transport: Helicopters used for cargo/troop transport. </w:t>
            </w:r>
            <w:r w:rsidRPr="00874A52">
              <w:t>Example-</w:t>
            </w:r>
            <w:r w:rsidRPr="00525755">
              <w:rPr>
                <w:i/>
                <w:iCs/>
              </w:rPr>
              <w:t xml:space="preserve"> CH-47 Chinook.</w:t>
            </w:r>
          </w:p>
          <w:p w14:paraId="77C5C563" w14:textId="77777777" w:rsidR="003166B4" w:rsidRPr="00525755" w:rsidRDefault="003166B4" w:rsidP="003166B4">
            <w:pPr>
              <w:pStyle w:val="NoSpacing"/>
              <w:numPr>
                <w:ilvl w:val="0"/>
                <w:numId w:val="12"/>
              </w:numPr>
            </w:pPr>
            <w:r w:rsidRPr="00525755">
              <w:t xml:space="preserve">Rotary-Wing Other: Other rotorcraft types. </w:t>
            </w:r>
            <w:r w:rsidRPr="00874A52">
              <w:t>Example-</w:t>
            </w:r>
            <w:r w:rsidRPr="00525755">
              <w:rPr>
                <w:i/>
                <w:iCs/>
              </w:rPr>
              <w:t xml:space="preserve"> search and rescue helicopters.</w:t>
            </w:r>
          </w:p>
          <w:p w14:paraId="793270FB" w14:textId="77777777" w:rsidR="003166B4" w:rsidRPr="00525755" w:rsidRDefault="003166B4" w:rsidP="003166B4">
            <w:pPr>
              <w:pStyle w:val="NoSpacing"/>
              <w:numPr>
                <w:ilvl w:val="0"/>
                <w:numId w:val="12"/>
              </w:numPr>
            </w:pPr>
            <w:r w:rsidRPr="00525755">
              <w:t xml:space="preserve">Hybrid: Aircraft with both fixed- and rotary-wing traits. </w:t>
            </w:r>
            <w:r w:rsidRPr="00874A52">
              <w:t>Example-</w:t>
            </w:r>
            <w:r w:rsidRPr="00525755">
              <w:rPr>
                <w:i/>
                <w:iCs/>
              </w:rPr>
              <w:t xml:space="preserve"> V-22 Osprey.</w:t>
            </w:r>
          </w:p>
          <w:p w14:paraId="1F253D81" w14:textId="77777777" w:rsidR="003166B4" w:rsidRPr="00525755" w:rsidRDefault="003166B4" w:rsidP="003166B4">
            <w:pPr>
              <w:pStyle w:val="NoSpacing"/>
              <w:numPr>
                <w:ilvl w:val="0"/>
                <w:numId w:val="12"/>
              </w:numPr>
            </w:pPr>
            <w:r w:rsidRPr="00525755">
              <w:t xml:space="preserve">Airship: Lighter-than-air, steerable aircraft. </w:t>
            </w:r>
            <w:r w:rsidRPr="00874A52">
              <w:t>Example-</w:t>
            </w:r>
            <w:r w:rsidRPr="00525755">
              <w:rPr>
                <w:i/>
                <w:iCs/>
              </w:rPr>
              <w:t xml:space="preserve"> </w:t>
            </w:r>
            <w:proofErr w:type="spellStart"/>
            <w:r w:rsidRPr="00525755">
              <w:rPr>
                <w:i/>
                <w:iCs/>
              </w:rPr>
              <w:t>Skyship</w:t>
            </w:r>
            <w:proofErr w:type="spellEnd"/>
            <w:r w:rsidRPr="00525755">
              <w:rPr>
                <w:i/>
                <w:iCs/>
              </w:rPr>
              <w:t xml:space="preserve"> 600.</w:t>
            </w:r>
          </w:p>
          <w:p w14:paraId="72B53C20" w14:textId="77777777" w:rsidR="003166B4" w:rsidRPr="00525755" w:rsidRDefault="003166B4" w:rsidP="003166B4">
            <w:pPr>
              <w:pStyle w:val="NoSpacing"/>
              <w:numPr>
                <w:ilvl w:val="0"/>
                <w:numId w:val="12"/>
              </w:numPr>
            </w:pPr>
            <w:r w:rsidRPr="00525755">
              <w:t xml:space="preserve">Parafoil: Parachute-based gliders, often unmanned. </w:t>
            </w:r>
            <w:r w:rsidRPr="00874A52">
              <w:t>Example-</w:t>
            </w:r>
            <w:r w:rsidRPr="00525755">
              <w:rPr>
                <w:i/>
                <w:iCs/>
              </w:rPr>
              <w:t xml:space="preserve"> JPADS system.</w:t>
            </w:r>
          </w:p>
          <w:p w14:paraId="2DD095A8" w14:textId="77777777" w:rsidR="003166B4" w:rsidRPr="00525755" w:rsidRDefault="003166B4" w:rsidP="003166B4">
            <w:pPr>
              <w:pStyle w:val="NoSpacing"/>
              <w:numPr>
                <w:ilvl w:val="0"/>
                <w:numId w:val="12"/>
              </w:numPr>
            </w:pPr>
            <w:r w:rsidRPr="00525755">
              <w:t xml:space="preserve">Self-Propelled: Mobile artillery with its own engine. </w:t>
            </w:r>
            <w:r w:rsidRPr="00874A52">
              <w:t>Example-</w:t>
            </w:r>
            <w:r w:rsidRPr="00525755">
              <w:rPr>
                <w:i/>
                <w:iCs/>
              </w:rPr>
              <w:t xml:space="preserve"> K9 Thunder.</w:t>
            </w:r>
          </w:p>
          <w:p w14:paraId="360A1597" w14:textId="77777777" w:rsidR="003166B4" w:rsidRPr="00525755" w:rsidRDefault="003166B4" w:rsidP="003166B4">
            <w:pPr>
              <w:pStyle w:val="NoSpacing"/>
              <w:numPr>
                <w:ilvl w:val="0"/>
                <w:numId w:val="12"/>
              </w:numPr>
            </w:pPr>
            <w:r w:rsidRPr="00525755">
              <w:t xml:space="preserve">Towed: Artillery moved by another vehicle. </w:t>
            </w:r>
            <w:r w:rsidRPr="00874A52">
              <w:t>Example-</w:t>
            </w:r>
            <w:r w:rsidRPr="00525755">
              <w:rPr>
                <w:i/>
                <w:iCs/>
              </w:rPr>
              <w:t xml:space="preserve"> M777 howitzer.</w:t>
            </w:r>
          </w:p>
          <w:p w14:paraId="3BEB073D" w14:textId="77777777" w:rsidR="003166B4" w:rsidRPr="00525755" w:rsidRDefault="003166B4" w:rsidP="003166B4">
            <w:pPr>
              <w:pStyle w:val="NoSpacing"/>
              <w:numPr>
                <w:ilvl w:val="0"/>
                <w:numId w:val="12"/>
              </w:numPr>
            </w:pPr>
            <w:r w:rsidRPr="00525755">
              <w:t xml:space="preserve">Mortar: Short-range indirect fire weapons. </w:t>
            </w:r>
            <w:r w:rsidRPr="00874A52">
              <w:t>Example-</w:t>
            </w:r>
            <w:r w:rsidRPr="00525755">
              <w:rPr>
                <w:i/>
                <w:iCs/>
              </w:rPr>
              <w:t xml:space="preserve"> M120 120mm mortar.</w:t>
            </w:r>
          </w:p>
          <w:p w14:paraId="428190A4" w14:textId="77777777" w:rsidR="003166B4" w:rsidRPr="00525755" w:rsidRDefault="003166B4" w:rsidP="003166B4">
            <w:pPr>
              <w:pStyle w:val="NoSpacing"/>
              <w:numPr>
                <w:ilvl w:val="0"/>
                <w:numId w:val="12"/>
              </w:numPr>
            </w:pPr>
            <w:r w:rsidRPr="00525755">
              <w:t xml:space="preserve">MRL (Multiple Rocket Launcher): Rocket-firing artillery for area saturation. </w:t>
            </w:r>
            <w:r w:rsidRPr="00874A52">
              <w:t>Example-</w:t>
            </w:r>
            <w:r w:rsidRPr="00525755">
              <w:rPr>
                <w:i/>
                <w:iCs/>
              </w:rPr>
              <w:t xml:space="preserve"> BM-21 Grad.</w:t>
            </w:r>
          </w:p>
          <w:p w14:paraId="7F96C97A" w14:textId="77777777" w:rsidR="003166B4" w:rsidRPr="00525755" w:rsidRDefault="003166B4" w:rsidP="003166B4">
            <w:pPr>
              <w:pStyle w:val="NoSpacing"/>
              <w:numPr>
                <w:ilvl w:val="0"/>
                <w:numId w:val="12"/>
              </w:numPr>
            </w:pPr>
            <w:r w:rsidRPr="00525755">
              <w:t xml:space="preserve">MBT (Main Battle Tank): Heavily </w:t>
            </w:r>
            <w:proofErr w:type="spellStart"/>
            <w:r w:rsidRPr="00525755">
              <w:t>armoured</w:t>
            </w:r>
            <w:proofErr w:type="spellEnd"/>
            <w:r w:rsidRPr="00525755">
              <w:t xml:space="preserve"> front-line tank. </w:t>
            </w:r>
            <w:r w:rsidRPr="00874A52">
              <w:t>Example-</w:t>
            </w:r>
            <w:r w:rsidRPr="00525755">
              <w:rPr>
                <w:i/>
                <w:iCs/>
              </w:rPr>
              <w:t xml:space="preserve"> Leopard 2A7.</w:t>
            </w:r>
          </w:p>
          <w:p w14:paraId="56BC4EB8" w14:textId="77777777" w:rsidR="003166B4" w:rsidRPr="00525755" w:rsidRDefault="003166B4" w:rsidP="003166B4">
            <w:pPr>
              <w:pStyle w:val="NoSpacing"/>
              <w:numPr>
                <w:ilvl w:val="0"/>
                <w:numId w:val="12"/>
              </w:numPr>
            </w:pPr>
            <w:r w:rsidRPr="00525755">
              <w:t xml:space="preserve">Assault Vehicle: Light </w:t>
            </w:r>
            <w:proofErr w:type="spellStart"/>
            <w:r w:rsidRPr="00525755">
              <w:t>armoured</w:t>
            </w:r>
            <w:proofErr w:type="spellEnd"/>
            <w:r w:rsidRPr="00525755">
              <w:t xml:space="preserve"> vehicle for direct attack. </w:t>
            </w:r>
            <w:r w:rsidRPr="00874A52">
              <w:t>Example-</w:t>
            </w:r>
            <w:r w:rsidRPr="00525755">
              <w:rPr>
                <w:i/>
                <w:iCs/>
              </w:rPr>
              <w:t xml:space="preserve"> AMX-10 RC.</w:t>
            </w:r>
          </w:p>
          <w:p w14:paraId="1124DD5C" w14:textId="77777777" w:rsidR="003166B4" w:rsidRPr="00525755" w:rsidRDefault="003166B4" w:rsidP="003166B4">
            <w:pPr>
              <w:pStyle w:val="NoSpacing"/>
              <w:numPr>
                <w:ilvl w:val="0"/>
                <w:numId w:val="12"/>
              </w:numPr>
            </w:pPr>
            <w:r w:rsidRPr="00525755">
              <w:t xml:space="preserve">Reconnaissance Vehicle: Mobile vehicle for battlefield intel. </w:t>
            </w:r>
            <w:r w:rsidRPr="00874A52">
              <w:t>Example-</w:t>
            </w:r>
            <w:r w:rsidRPr="00525755">
              <w:rPr>
                <w:i/>
                <w:iCs/>
              </w:rPr>
              <w:t xml:space="preserve"> BRDM-2.</w:t>
            </w:r>
          </w:p>
          <w:p w14:paraId="4E4CD735" w14:textId="77777777" w:rsidR="003166B4" w:rsidRPr="00525755" w:rsidRDefault="003166B4" w:rsidP="003166B4">
            <w:pPr>
              <w:pStyle w:val="NoSpacing"/>
              <w:numPr>
                <w:ilvl w:val="0"/>
                <w:numId w:val="12"/>
              </w:numPr>
            </w:pPr>
            <w:r w:rsidRPr="00525755">
              <w:t xml:space="preserve">IFV (Infantry Fighting Vehicle): </w:t>
            </w:r>
            <w:proofErr w:type="spellStart"/>
            <w:r w:rsidRPr="00525755">
              <w:t>Armoured</w:t>
            </w:r>
            <w:proofErr w:type="spellEnd"/>
            <w:r w:rsidRPr="00525755">
              <w:t xml:space="preserve"> transport with weapons. </w:t>
            </w:r>
            <w:r w:rsidRPr="00874A52">
              <w:t>Example-</w:t>
            </w:r>
            <w:r w:rsidRPr="00525755">
              <w:rPr>
                <w:i/>
                <w:iCs/>
              </w:rPr>
              <w:t xml:space="preserve"> BMP-2.</w:t>
            </w:r>
          </w:p>
          <w:p w14:paraId="74E8DC59" w14:textId="77777777" w:rsidR="003166B4" w:rsidRPr="00525755" w:rsidRDefault="003166B4" w:rsidP="003166B4">
            <w:pPr>
              <w:pStyle w:val="NoSpacing"/>
              <w:numPr>
                <w:ilvl w:val="0"/>
                <w:numId w:val="12"/>
              </w:numPr>
            </w:pPr>
            <w:r w:rsidRPr="00525755">
              <w:lastRenderedPageBreak/>
              <w:t>APC (</w:t>
            </w:r>
            <w:proofErr w:type="spellStart"/>
            <w:r w:rsidRPr="00525755">
              <w:t>Armoured</w:t>
            </w:r>
            <w:proofErr w:type="spellEnd"/>
            <w:r w:rsidRPr="00525755">
              <w:t xml:space="preserve"> Personnel Carrier): </w:t>
            </w:r>
            <w:proofErr w:type="spellStart"/>
            <w:r w:rsidRPr="00525755">
              <w:t>Armoured</w:t>
            </w:r>
            <w:proofErr w:type="spellEnd"/>
            <w:r w:rsidRPr="00525755">
              <w:t xml:space="preserve"> vehicle to carry infantry. </w:t>
            </w:r>
            <w:r w:rsidRPr="00874A52">
              <w:t>Example-</w:t>
            </w:r>
            <w:r w:rsidRPr="00525755">
              <w:rPr>
                <w:i/>
                <w:iCs/>
              </w:rPr>
              <w:t xml:space="preserve"> Stryker APC.</w:t>
            </w:r>
          </w:p>
          <w:p w14:paraId="245A4934" w14:textId="77777777" w:rsidR="003166B4" w:rsidRPr="00525755" w:rsidRDefault="003166B4" w:rsidP="003166B4">
            <w:pPr>
              <w:pStyle w:val="NoSpacing"/>
              <w:numPr>
                <w:ilvl w:val="0"/>
                <w:numId w:val="12"/>
              </w:numPr>
            </w:pPr>
            <w:r w:rsidRPr="00525755">
              <w:t>AUV (</w:t>
            </w:r>
            <w:proofErr w:type="spellStart"/>
            <w:r w:rsidRPr="00525755">
              <w:t>Armoured</w:t>
            </w:r>
            <w:proofErr w:type="spellEnd"/>
            <w:r w:rsidRPr="00525755">
              <w:t xml:space="preserve"> Utility Vehicle): Multipurpose protected logistics vehicle. </w:t>
            </w:r>
            <w:r w:rsidRPr="00874A52">
              <w:t>Example-</w:t>
            </w:r>
            <w:r w:rsidRPr="00525755">
              <w:rPr>
                <w:i/>
                <w:iCs/>
              </w:rPr>
              <w:t xml:space="preserve"> M1132 Engineer Squad Vehicle.</w:t>
            </w:r>
          </w:p>
          <w:p w14:paraId="36B727EF" w14:textId="77777777" w:rsidR="003166B4" w:rsidRPr="00525755" w:rsidRDefault="003166B4" w:rsidP="003166B4">
            <w:pPr>
              <w:pStyle w:val="NoSpacing"/>
              <w:numPr>
                <w:ilvl w:val="0"/>
                <w:numId w:val="12"/>
              </w:numPr>
            </w:pPr>
            <w:r w:rsidRPr="00525755">
              <w:t xml:space="preserve">Light Tank: Smaller, mobile tanks for reconnaissance. </w:t>
            </w:r>
            <w:r w:rsidRPr="00874A52">
              <w:t>Example-</w:t>
            </w:r>
            <w:r w:rsidRPr="00525755">
              <w:rPr>
                <w:i/>
                <w:iCs/>
              </w:rPr>
              <w:t xml:space="preserve"> Stingray Light Tank.</w:t>
            </w:r>
          </w:p>
          <w:p w14:paraId="2B83BFB6" w14:textId="77777777" w:rsidR="003166B4" w:rsidRPr="00525755" w:rsidRDefault="003166B4" w:rsidP="003166B4">
            <w:pPr>
              <w:pStyle w:val="NoSpacing"/>
              <w:numPr>
                <w:ilvl w:val="0"/>
                <w:numId w:val="12"/>
              </w:numPr>
            </w:pPr>
            <w:proofErr w:type="spellStart"/>
            <w:r w:rsidRPr="00525755">
              <w:t>Armoured</w:t>
            </w:r>
            <w:proofErr w:type="spellEnd"/>
            <w:r w:rsidRPr="00525755">
              <w:t xml:space="preserve"> Engineer Vehicle: Support vehicle for combat engineering. </w:t>
            </w:r>
            <w:r w:rsidRPr="00874A52">
              <w:t>Example-</w:t>
            </w:r>
            <w:r w:rsidRPr="00525755">
              <w:rPr>
                <w:i/>
                <w:iCs/>
              </w:rPr>
              <w:t xml:space="preserve"> Trojan AVRE.</w:t>
            </w:r>
          </w:p>
          <w:p w14:paraId="785E7252" w14:textId="77777777" w:rsidR="003166B4" w:rsidRPr="00525755" w:rsidRDefault="003166B4" w:rsidP="003166B4">
            <w:pPr>
              <w:pStyle w:val="NoSpacing"/>
              <w:numPr>
                <w:ilvl w:val="0"/>
                <w:numId w:val="12"/>
              </w:numPr>
            </w:pPr>
            <w:proofErr w:type="spellStart"/>
            <w:r w:rsidRPr="00525755">
              <w:t>Armoured</w:t>
            </w:r>
            <w:proofErr w:type="spellEnd"/>
            <w:r w:rsidRPr="00525755">
              <w:t xml:space="preserve"> Recovery Vehicle: Tanks for battlefield vehicle recovery. </w:t>
            </w:r>
            <w:r w:rsidRPr="00874A52">
              <w:t>Example-</w:t>
            </w:r>
            <w:r w:rsidRPr="00525755">
              <w:rPr>
                <w:i/>
                <w:iCs/>
              </w:rPr>
              <w:t xml:space="preserve"> M88A2 Hercules.</w:t>
            </w:r>
          </w:p>
          <w:p w14:paraId="5A549F63" w14:textId="77777777" w:rsidR="003166B4" w:rsidRPr="00525755" w:rsidRDefault="003166B4" w:rsidP="003166B4">
            <w:pPr>
              <w:pStyle w:val="NoSpacing"/>
              <w:numPr>
                <w:ilvl w:val="0"/>
                <w:numId w:val="12"/>
              </w:numPr>
            </w:pPr>
            <w:r w:rsidRPr="00525755">
              <w:t xml:space="preserve">Vehicle Launch Bridge: Deploys mobile bridges quickly. </w:t>
            </w:r>
            <w:r w:rsidRPr="00874A52">
              <w:t>Example-</w:t>
            </w:r>
            <w:r w:rsidRPr="00525755">
              <w:rPr>
                <w:i/>
                <w:iCs/>
              </w:rPr>
              <w:t xml:space="preserve"> M104 Wolverine.</w:t>
            </w:r>
          </w:p>
          <w:p w14:paraId="7B736C82" w14:textId="77777777" w:rsidR="003166B4" w:rsidRPr="00525755" w:rsidRDefault="003166B4" w:rsidP="003166B4">
            <w:pPr>
              <w:pStyle w:val="NoSpacing"/>
              <w:numPr>
                <w:ilvl w:val="0"/>
                <w:numId w:val="12"/>
              </w:numPr>
            </w:pPr>
            <w:r w:rsidRPr="00525755">
              <w:t xml:space="preserve">Mine Warfare Vehicles: Vehicles for mine laying and clearing. </w:t>
            </w:r>
            <w:r w:rsidRPr="00874A52">
              <w:t>Example-</w:t>
            </w:r>
            <w:r w:rsidRPr="00525755">
              <w:rPr>
                <w:i/>
                <w:iCs/>
              </w:rPr>
              <w:t xml:space="preserve"> DOK-ING MV-4.</w:t>
            </w:r>
          </w:p>
          <w:p w14:paraId="1616A560" w14:textId="77777777" w:rsidR="003166B4" w:rsidRPr="00525755" w:rsidRDefault="003166B4" w:rsidP="003166B4">
            <w:pPr>
              <w:pStyle w:val="NoSpacing"/>
              <w:numPr>
                <w:ilvl w:val="0"/>
                <w:numId w:val="12"/>
              </w:numPr>
            </w:pPr>
            <w:r w:rsidRPr="00525755">
              <w:t xml:space="preserve">Other Engineering and Maintenance Vehicles: Support vehicles not otherwise classified. </w:t>
            </w:r>
            <w:r w:rsidRPr="00874A52">
              <w:t>Example-</w:t>
            </w:r>
            <w:r w:rsidRPr="00525755">
              <w:rPr>
                <w:i/>
                <w:iCs/>
              </w:rPr>
              <w:t xml:space="preserve"> field workshops.</w:t>
            </w:r>
          </w:p>
          <w:p w14:paraId="7DD307F2" w14:textId="77777777" w:rsidR="003166B4" w:rsidRPr="00525755" w:rsidRDefault="003166B4" w:rsidP="003166B4">
            <w:pPr>
              <w:pStyle w:val="NoSpacing"/>
              <w:numPr>
                <w:ilvl w:val="0"/>
                <w:numId w:val="12"/>
              </w:numPr>
            </w:pPr>
            <w:r w:rsidRPr="00525755">
              <w:t xml:space="preserve">Amphibious Assault Vehicle: Vehicle for beach landings. </w:t>
            </w:r>
            <w:r w:rsidRPr="00874A52">
              <w:t>Example-</w:t>
            </w:r>
            <w:r w:rsidRPr="00525755">
              <w:rPr>
                <w:i/>
                <w:iCs/>
              </w:rPr>
              <w:t xml:space="preserve"> AAVP-7A1.</w:t>
            </w:r>
          </w:p>
          <w:p w14:paraId="23E4D856" w14:textId="77777777" w:rsidR="003166B4" w:rsidRPr="00525755" w:rsidRDefault="003166B4" w:rsidP="003166B4">
            <w:pPr>
              <w:pStyle w:val="NoSpacing"/>
              <w:numPr>
                <w:ilvl w:val="0"/>
                <w:numId w:val="12"/>
              </w:numPr>
            </w:pPr>
            <w:r w:rsidRPr="00525755">
              <w:t xml:space="preserve">NBC (Nuclear, Biological, Chemical) Vehicles: For CBRN detection and response. </w:t>
            </w:r>
            <w:r w:rsidRPr="00874A52">
              <w:t>Example-</w:t>
            </w:r>
            <w:r w:rsidRPr="00525755">
              <w:rPr>
                <w:i/>
                <w:iCs/>
              </w:rPr>
              <w:t xml:space="preserve"> M93 Fox.</w:t>
            </w:r>
          </w:p>
          <w:p w14:paraId="1D4C13D1" w14:textId="77777777" w:rsidR="003166B4" w:rsidRPr="00525755" w:rsidRDefault="003166B4" w:rsidP="003166B4">
            <w:pPr>
              <w:pStyle w:val="NoSpacing"/>
              <w:numPr>
                <w:ilvl w:val="0"/>
                <w:numId w:val="12"/>
              </w:numPr>
            </w:pPr>
            <w:r w:rsidRPr="00525755">
              <w:t xml:space="preserve">Utility/Logistics Vehicles: General transport and resupply vehicles. </w:t>
            </w:r>
            <w:r w:rsidRPr="00874A52">
              <w:t>Example-</w:t>
            </w:r>
            <w:r w:rsidRPr="00525755">
              <w:rPr>
                <w:i/>
                <w:iCs/>
              </w:rPr>
              <w:t xml:space="preserve"> HEMTT.</w:t>
            </w:r>
          </w:p>
          <w:p w14:paraId="0AA0F1BA" w14:textId="77777777" w:rsidR="003166B4" w:rsidRPr="00525755" w:rsidRDefault="003166B4" w:rsidP="003166B4">
            <w:pPr>
              <w:pStyle w:val="NoSpacing"/>
              <w:numPr>
                <w:ilvl w:val="0"/>
                <w:numId w:val="12"/>
              </w:numPr>
            </w:pPr>
            <w:r w:rsidRPr="00525755">
              <w:t xml:space="preserve">Soldier Fighting Systems: Integrated gear for individual troops. </w:t>
            </w:r>
            <w:r w:rsidRPr="00874A52">
              <w:t>Example-</w:t>
            </w:r>
            <w:r w:rsidRPr="00525755">
              <w:rPr>
                <w:i/>
                <w:iCs/>
              </w:rPr>
              <w:t xml:space="preserve"> Land Warrior system.</w:t>
            </w:r>
          </w:p>
          <w:p w14:paraId="5B6613E8" w14:textId="77777777" w:rsidR="003166B4" w:rsidRPr="00525755" w:rsidRDefault="003166B4" w:rsidP="003166B4">
            <w:pPr>
              <w:pStyle w:val="NoSpacing"/>
              <w:numPr>
                <w:ilvl w:val="0"/>
                <w:numId w:val="12"/>
              </w:numPr>
            </w:pPr>
            <w:r w:rsidRPr="00525755">
              <w:t xml:space="preserve">Diesel-Powered Submarine: Conventional powered submarine. </w:t>
            </w:r>
            <w:r w:rsidRPr="00874A52">
              <w:t>Example-</w:t>
            </w:r>
            <w:r w:rsidRPr="00525755">
              <w:rPr>
                <w:i/>
                <w:iCs/>
              </w:rPr>
              <w:t xml:space="preserve"> Type 209.</w:t>
            </w:r>
          </w:p>
          <w:p w14:paraId="761692FB" w14:textId="77777777" w:rsidR="003166B4" w:rsidRPr="00525755" w:rsidRDefault="003166B4" w:rsidP="003166B4">
            <w:pPr>
              <w:pStyle w:val="NoSpacing"/>
              <w:numPr>
                <w:ilvl w:val="0"/>
                <w:numId w:val="12"/>
              </w:numPr>
            </w:pPr>
            <w:r w:rsidRPr="00525755">
              <w:t xml:space="preserve">Nuclear-Powered Submarine: Long-range submarine with nuclear reactor. </w:t>
            </w:r>
            <w:r w:rsidRPr="00874A52">
              <w:t>Example-</w:t>
            </w:r>
            <w:r w:rsidRPr="00525755">
              <w:rPr>
                <w:i/>
                <w:iCs/>
              </w:rPr>
              <w:t xml:space="preserve"> Seawolf-class.</w:t>
            </w:r>
          </w:p>
          <w:p w14:paraId="5B119002" w14:textId="77777777" w:rsidR="003166B4" w:rsidRPr="00525755" w:rsidRDefault="003166B4" w:rsidP="003166B4">
            <w:pPr>
              <w:pStyle w:val="NoSpacing"/>
              <w:numPr>
                <w:ilvl w:val="0"/>
                <w:numId w:val="12"/>
              </w:numPr>
            </w:pPr>
            <w:r w:rsidRPr="00525755">
              <w:t xml:space="preserve">Aircraft Carrier: Ship for launching and recovering aircraft. </w:t>
            </w:r>
            <w:r w:rsidRPr="00874A52">
              <w:t>Example-</w:t>
            </w:r>
            <w:r w:rsidRPr="00525755">
              <w:rPr>
                <w:i/>
                <w:iCs/>
              </w:rPr>
              <w:t xml:space="preserve"> USS Gerald R. Ford.</w:t>
            </w:r>
          </w:p>
          <w:p w14:paraId="4BCE7B10" w14:textId="77777777" w:rsidR="003166B4" w:rsidRPr="00525755" w:rsidRDefault="003166B4" w:rsidP="003166B4">
            <w:pPr>
              <w:pStyle w:val="NoSpacing"/>
              <w:numPr>
                <w:ilvl w:val="0"/>
                <w:numId w:val="12"/>
              </w:numPr>
            </w:pPr>
            <w:r w:rsidRPr="00525755">
              <w:t xml:space="preserve">Cruisers: Large surface warships with multi-role weapons. </w:t>
            </w:r>
            <w:r w:rsidRPr="00874A52">
              <w:t>Example-</w:t>
            </w:r>
            <w:r w:rsidRPr="00525755">
              <w:rPr>
                <w:i/>
                <w:iCs/>
              </w:rPr>
              <w:t xml:space="preserve"> Ticonderoga-class.</w:t>
            </w:r>
          </w:p>
          <w:p w14:paraId="4B53E296" w14:textId="77777777" w:rsidR="003166B4" w:rsidRPr="00525755" w:rsidRDefault="003166B4" w:rsidP="003166B4">
            <w:pPr>
              <w:pStyle w:val="NoSpacing"/>
              <w:numPr>
                <w:ilvl w:val="0"/>
                <w:numId w:val="12"/>
              </w:numPr>
            </w:pPr>
            <w:r w:rsidRPr="00525755">
              <w:t xml:space="preserve">Destroyers: Fast warships for escort and offense. </w:t>
            </w:r>
            <w:r w:rsidRPr="00874A52">
              <w:t>Example-</w:t>
            </w:r>
            <w:r w:rsidRPr="00525755">
              <w:rPr>
                <w:i/>
                <w:iCs/>
              </w:rPr>
              <w:t xml:space="preserve"> Arleigh Burke-class.</w:t>
            </w:r>
          </w:p>
          <w:p w14:paraId="6C288329" w14:textId="77777777" w:rsidR="003166B4" w:rsidRPr="00525755" w:rsidRDefault="003166B4" w:rsidP="003166B4">
            <w:pPr>
              <w:pStyle w:val="NoSpacing"/>
              <w:numPr>
                <w:ilvl w:val="0"/>
                <w:numId w:val="12"/>
              </w:numPr>
            </w:pPr>
            <w:r w:rsidRPr="00525755">
              <w:t xml:space="preserve">Frigates: Medium-sized surface combatants. </w:t>
            </w:r>
            <w:r w:rsidRPr="00874A52">
              <w:t>Example-</w:t>
            </w:r>
            <w:r w:rsidRPr="00525755">
              <w:rPr>
                <w:i/>
                <w:iCs/>
              </w:rPr>
              <w:t xml:space="preserve"> FREMM class.</w:t>
            </w:r>
          </w:p>
          <w:p w14:paraId="693CA099" w14:textId="77777777" w:rsidR="003166B4" w:rsidRPr="00525755" w:rsidRDefault="003166B4" w:rsidP="003166B4">
            <w:pPr>
              <w:pStyle w:val="NoSpacing"/>
              <w:numPr>
                <w:ilvl w:val="0"/>
                <w:numId w:val="12"/>
              </w:numPr>
            </w:pPr>
            <w:r w:rsidRPr="00525755">
              <w:t xml:space="preserve">Other Surface Combatants: Combat ships </w:t>
            </w:r>
            <w:proofErr w:type="gramStart"/>
            <w:r w:rsidRPr="00525755">
              <w:t>not otherwise</w:t>
            </w:r>
            <w:proofErr w:type="gramEnd"/>
            <w:r w:rsidRPr="00525755">
              <w:t xml:space="preserve"> classified. </w:t>
            </w:r>
            <w:r w:rsidRPr="00874A52">
              <w:t>Example-</w:t>
            </w:r>
            <w:r w:rsidRPr="00525755">
              <w:rPr>
                <w:i/>
                <w:iCs/>
              </w:rPr>
              <w:t xml:space="preserve"> stealth corvettes.</w:t>
            </w:r>
          </w:p>
          <w:p w14:paraId="55E9EC37" w14:textId="77777777" w:rsidR="003166B4" w:rsidRPr="00525755" w:rsidRDefault="003166B4" w:rsidP="003166B4">
            <w:pPr>
              <w:pStyle w:val="NoSpacing"/>
              <w:numPr>
                <w:ilvl w:val="0"/>
                <w:numId w:val="12"/>
              </w:numPr>
            </w:pPr>
            <w:r w:rsidRPr="00525755">
              <w:t xml:space="preserve">Corvettes: Small, fast naval combat ships. </w:t>
            </w:r>
            <w:r w:rsidRPr="00874A52">
              <w:t>Example-</w:t>
            </w:r>
            <w:r w:rsidRPr="00525755">
              <w:rPr>
                <w:i/>
                <w:iCs/>
              </w:rPr>
              <w:t xml:space="preserve"> Visby-class.</w:t>
            </w:r>
          </w:p>
          <w:p w14:paraId="0A17E3A2" w14:textId="77777777" w:rsidR="003166B4" w:rsidRPr="00525755" w:rsidRDefault="003166B4" w:rsidP="003166B4">
            <w:pPr>
              <w:pStyle w:val="NoSpacing"/>
              <w:numPr>
                <w:ilvl w:val="0"/>
                <w:numId w:val="12"/>
              </w:numPr>
            </w:pPr>
            <w:r w:rsidRPr="00525755">
              <w:t xml:space="preserve">Patrol Boat/Craft – Coastal: Vessels for near-shore operations. </w:t>
            </w:r>
            <w:r w:rsidRPr="00874A52">
              <w:t>Example-</w:t>
            </w:r>
            <w:r w:rsidRPr="00525755">
              <w:rPr>
                <w:i/>
                <w:iCs/>
              </w:rPr>
              <w:t xml:space="preserve"> Cyclone-class.</w:t>
            </w:r>
          </w:p>
          <w:p w14:paraId="518475AC" w14:textId="77777777" w:rsidR="003166B4" w:rsidRPr="00525755" w:rsidRDefault="003166B4" w:rsidP="003166B4">
            <w:pPr>
              <w:pStyle w:val="NoSpacing"/>
              <w:numPr>
                <w:ilvl w:val="0"/>
                <w:numId w:val="12"/>
              </w:numPr>
            </w:pPr>
            <w:r w:rsidRPr="00525755">
              <w:t xml:space="preserve">Patrol Boat/Craft – Ocean: Mid-size for deep-sea patrol. </w:t>
            </w:r>
            <w:r w:rsidRPr="00874A52">
              <w:t>Example-</w:t>
            </w:r>
            <w:r w:rsidRPr="00525755">
              <w:rPr>
                <w:i/>
                <w:iCs/>
              </w:rPr>
              <w:t xml:space="preserve"> OPV 80.</w:t>
            </w:r>
          </w:p>
          <w:p w14:paraId="61A32DAF" w14:textId="77777777" w:rsidR="003166B4" w:rsidRPr="00525755" w:rsidRDefault="003166B4" w:rsidP="003166B4">
            <w:pPr>
              <w:pStyle w:val="NoSpacing"/>
              <w:numPr>
                <w:ilvl w:val="0"/>
                <w:numId w:val="12"/>
              </w:numPr>
            </w:pPr>
            <w:r w:rsidRPr="00525755">
              <w:t xml:space="preserve">Patrol Boat/Craft – Riverine: Small vessels for river and inland waters. </w:t>
            </w:r>
            <w:r w:rsidRPr="00874A52">
              <w:t>Example-</w:t>
            </w:r>
            <w:r w:rsidRPr="00525755">
              <w:rPr>
                <w:i/>
                <w:iCs/>
              </w:rPr>
              <w:t xml:space="preserve"> CB90.</w:t>
            </w:r>
          </w:p>
          <w:p w14:paraId="4C1C897C" w14:textId="77777777" w:rsidR="003166B4" w:rsidRPr="00525755" w:rsidRDefault="003166B4" w:rsidP="003166B4">
            <w:pPr>
              <w:pStyle w:val="NoSpacing"/>
              <w:numPr>
                <w:ilvl w:val="0"/>
                <w:numId w:val="12"/>
              </w:numPr>
            </w:pPr>
            <w:r w:rsidRPr="00525755">
              <w:t xml:space="preserve">Mine Sweeper: Vessel that clears naval mines. </w:t>
            </w:r>
            <w:r w:rsidRPr="00874A52">
              <w:t>Example-</w:t>
            </w:r>
            <w:r w:rsidRPr="00525755">
              <w:rPr>
                <w:i/>
                <w:iCs/>
              </w:rPr>
              <w:t xml:space="preserve"> Sandown-class.</w:t>
            </w:r>
          </w:p>
          <w:p w14:paraId="7DD33DFF" w14:textId="77777777" w:rsidR="003166B4" w:rsidRPr="00525755" w:rsidRDefault="003166B4" w:rsidP="003166B4">
            <w:pPr>
              <w:pStyle w:val="NoSpacing"/>
              <w:numPr>
                <w:ilvl w:val="0"/>
                <w:numId w:val="12"/>
              </w:numPr>
            </w:pPr>
            <w:r w:rsidRPr="00525755">
              <w:t xml:space="preserve">Mine </w:t>
            </w:r>
            <w:proofErr w:type="gramStart"/>
            <w:r w:rsidRPr="00525755">
              <w:t>Counter-Measures</w:t>
            </w:r>
            <w:proofErr w:type="gramEnd"/>
            <w:r w:rsidRPr="00525755">
              <w:t xml:space="preserve">: Systems to detect and neutralize mines. </w:t>
            </w:r>
            <w:r w:rsidRPr="00874A52">
              <w:t>Example-</w:t>
            </w:r>
            <w:r w:rsidRPr="00525755">
              <w:rPr>
                <w:i/>
                <w:iCs/>
              </w:rPr>
              <w:t xml:space="preserve"> </w:t>
            </w:r>
            <w:proofErr w:type="spellStart"/>
            <w:r w:rsidRPr="00525755">
              <w:rPr>
                <w:i/>
                <w:iCs/>
              </w:rPr>
              <w:t>SeaFox</w:t>
            </w:r>
            <w:proofErr w:type="spellEnd"/>
            <w:r w:rsidRPr="00525755">
              <w:rPr>
                <w:i/>
                <w:iCs/>
              </w:rPr>
              <w:t xml:space="preserve"> system.</w:t>
            </w:r>
          </w:p>
          <w:p w14:paraId="2BFE6BAE" w14:textId="77777777" w:rsidR="003166B4" w:rsidRPr="00525755" w:rsidRDefault="003166B4" w:rsidP="003166B4">
            <w:pPr>
              <w:pStyle w:val="NoSpacing"/>
              <w:numPr>
                <w:ilvl w:val="0"/>
                <w:numId w:val="12"/>
              </w:numPr>
            </w:pPr>
            <w:r w:rsidRPr="00525755">
              <w:t xml:space="preserve">Mine Hunter: Ship using sonar and ROVs to find mines. </w:t>
            </w:r>
            <w:r w:rsidRPr="00874A52">
              <w:t>Example-</w:t>
            </w:r>
            <w:r w:rsidRPr="00525755">
              <w:rPr>
                <w:i/>
                <w:iCs/>
              </w:rPr>
              <w:t xml:space="preserve"> Avenger-class.</w:t>
            </w:r>
          </w:p>
          <w:p w14:paraId="5A75B86B" w14:textId="77777777" w:rsidR="003166B4" w:rsidRPr="00525755" w:rsidRDefault="003166B4" w:rsidP="003166B4">
            <w:pPr>
              <w:pStyle w:val="NoSpacing"/>
              <w:numPr>
                <w:ilvl w:val="0"/>
                <w:numId w:val="12"/>
              </w:numPr>
            </w:pPr>
            <w:r w:rsidRPr="00525755">
              <w:t xml:space="preserve">Amphibious Assault Ship: Supports landings and operations ashore. </w:t>
            </w:r>
            <w:r w:rsidRPr="00874A52">
              <w:t>Example-</w:t>
            </w:r>
            <w:r w:rsidRPr="00525755">
              <w:rPr>
                <w:i/>
                <w:iCs/>
              </w:rPr>
              <w:t xml:space="preserve"> USS America.</w:t>
            </w:r>
          </w:p>
          <w:p w14:paraId="7130C246" w14:textId="77777777" w:rsidR="003166B4" w:rsidRPr="00525755" w:rsidRDefault="003166B4" w:rsidP="003166B4">
            <w:pPr>
              <w:pStyle w:val="NoSpacing"/>
              <w:numPr>
                <w:ilvl w:val="0"/>
                <w:numId w:val="12"/>
              </w:numPr>
            </w:pPr>
            <w:r w:rsidRPr="00525755">
              <w:t xml:space="preserve">Landing Ship: Carries troops and vehicles to shore. </w:t>
            </w:r>
            <w:r w:rsidRPr="00874A52">
              <w:t>Example-</w:t>
            </w:r>
            <w:r w:rsidRPr="00525755">
              <w:rPr>
                <w:i/>
                <w:iCs/>
              </w:rPr>
              <w:t xml:space="preserve"> LST-1179 Newport-class.</w:t>
            </w:r>
          </w:p>
          <w:p w14:paraId="7699FCB9" w14:textId="77777777" w:rsidR="003166B4" w:rsidRPr="00525755" w:rsidRDefault="003166B4" w:rsidP="003166B4">
            <w:pPr>
              <w:pStyle w:val="NoSpacing"/>
              <w:numPr>
                <w:ilvl w:val="0"/>
                <w:numId w:val="12"/>
              </w:numPr>
            </w:pPr>
            <w:r w:rsidRPr="00525755">
              <w:t xml:space="preserve">Landing Craft: Small vessels to move troops/equipment ashore. </w:t>
            </w:r>
            <w:r w:rsidRPr="00874A52">
              <w:t>Example-</w:t>
            </w:r>
            <w:r w:rsidRPr="00525755">
              <w:rPr>
                <w:i/>
                <w:iCs/>
              </w:rPr>
              <w:t xml:space="preserve"> LCU-2000.</w:t>
            </w:r>
          </w:p>
          <w:p w14:paraId="0C814ACF" w14:textId="77777777" w:rsidR="003166B4" w:rsidRPr="00525755" w:rsidRDefault="003166B4" w:rsidP="003166B4">
            <w:pPr>
              <w:pStyle w:val="NoSpacing"/>
              <w:numPr>
                <w:ilvl w:val="0"/>
                <w:numId w:val="12"/>
              </w:numPr>
            </w:pPr>
            <w:r w:rsidRPr="00525755">
              <w:t xml:space="preserve">Amphibious Other (Maritime): Other amphibious maritime platforms. </w:t>
            </w:r>
            <w:r w:rsidRPr="00874A52">
              <w:t>Example-</w:t>
            </w:r>
            <w:r w:rsidRPr="00525755">
              <w:rPr>
                <w:i/>
                <w:iCs/>
              </w:rPr>
              <w:t xml:space="preserve"> hovercrafts.</w:t>
            </w:r>
          </w:p>
          <w:p w14:paraId="571F9594" w14:textId="77777777" w:rsidR="003166B4" w:rsidRPr="00525755" w:rsidRDefault="003166B4" w:rsidP="003166B4">
            <w:pPr>
              <w:pStyle w:val="NoSpacing"/>
              <w:numPr>
                <w:ilvl w:val="0"/>
                <w:numId w:val="12"/>
              </w:numPr>
            </w:pPr>
            <w:r w:rsidRPr="00525755">
              <w:t xml:space="preserve">Research/Survey Vessels: Ships for scientific or hydrographic missions. </w:t>
            </w:r>
            <w:r w:rsidRPr="00874A52">
              <w:t>Example-</w:t>
            </w:r>
            <w:r w:rsidRPr="00525755">
              <w:rPr>
                <w:i/>
                <w:iCs/>
              </w:rPr>
              <w:t xml:space="preserve"> USNS Pathfinder.</w:t>
            </w:r>
          </w:p>
          <w:p w14:paraId="71BA3950" w14:textId="77777777" w:rsidR="003166B4" w:rsidRPr="00525755" w:rsidRDefault="003166B4" w:rsidP="003166B4">
            <w:pPr>
              <w:pStyle w:val="NoSpacing"/>
              <w:numPr>
                <w:ilvl w:val="0"/>
                <w:numId w:val="12"/>
              </w:numPr>
            </w:pPr>
            <w:r w:rsidRPr="00525755">
              <w:t xml:space="preserve">Icebreakers: Ships that clear paths through ice. </w:t>
            </w:r>
            <w:r w:rsidRPr="00874A52">
              <w:t>Example-</w:t>
            </w:r>
            <w:r w:rsidRPr="00525755">
              <w:rPr>
                <w:i/>
                <w:iCs/>
              </w:rPr>
              <w:t xml:space="preserve"> Polar Star.</w:t>
            </w:r>
          </w:p>
          <w:p w14:paraId="10359725" w14:textId="77777777" w:rsidR="003166B4" w:rsidRPr="00525755" w:rsidRDefault="003166B4" w:rsidP="003166B4">
            <w:pPr>
              <w:pStyle w:val="NoSpacing"/>
              <w:numPr>
                <w:ilvl w:val="0"/>
                <w:numId w:val="12"/>
              </w:numPr>
            </w:pPr>
            <w:r w:rsidRPr="00525755">
              <w:t xml:space="preserve">Combat Support Ship: Provides ammo, fuel, or spare parts. </w:t>
            </w:r>
            <w:r w:rsidRPr="00874A52">
              <w:t>Example-</w:t>
            </w:r>
            <w:r w:rsidRPr="00525755">
              <w:rPr>
                <w:i/>
                <w:iCs/>
              </w:rPr>
              <w:t xml:space="preserve"> USS Supply.</w:t>
            </w:r>
          </w:p>
          <w:p w14:paraId="72F41B43" w14:textId="77777777" w:rsidR="003166B4" w:rsidRPr="00525755" w:rsidRDefault="003166B4" w:rsidP="003166B4">
            <w:pPr>
              <w:pStyle w:val="NoSpacing"/>
              <w:numPr>
                <w:ilvl w:val="0"/>
                <w:numId w:val="12"/>
              </w:numPr>
            </w:pPr>
            <w:r w:rsidRPr="00525755">
              <w:t xml:space="preserve">Repair Ships: Provides at-sea maintenance. </w:t>
            </w:r>
            <w:r w:rsidRPr="00874A52">
              <w:t>Example-</w:t>
            </w:r>
            <w:r w:rsidRPr="00525755">
              <w:rPr>
                <w:i/>
                <w:iCs/>
              </w:rPr>
              <w:t xml:space="preserve"> USS Frank Cable.</w:t>
            </w:r>
          </w:p>
          <w:p w14:paraId="19C6DBB8" w14:textId="77777777" w:rsidR="003166B4" w:rsidRPr="00525755" w:rsidRDefault="003166B4" w:rsidP="003166B4">
            <w:pPr>
              <w:pStyle w:val="NoSpacing"/>
              <w:numPr>
                <w:ilvl w:val="0"/>
                <w:numId w:val="12"/>
              </w:numPr>
            </w:pPr>
            <w:r w:rsidRPr="00525755">
              <w:lastRenderedPageBreak/>
              <w:t xml:space="preserve">Ocean Transport/Tanker/Cargo/Oiler: Ships for bulk logistics and fuel. </w:t>
            </w:r>
            <w:r w:rsidRPr="00874A52">
              <w:t>Example-</w:t>
            </w:r>
            <w:r w:rsidRPr="00525755">
              <w:rPr>
                <w:i/>
                <w:iCs/>
              </w:rPr>
              <w:t xml:space="preserve"> USNS John Lenthall.</w:t>
            </w:r>
          </w:p>
          <w:p w14:paraId="7CE7D76A" w14:textId="77777777" w:rsidR="003166B4" w:rsidRPr="00525755" w:rsidRDefault="003166B4" w:rsidP="003166B4">
            <w:pPr>
              <w:pStyle w:val="NoSpacing"/>
              <w:numPr>
                <w:ilvl w:val="0"/>
                <w:numId w:val="12"/>
              </w:numPr>
            </w:pPr>
            <w:r w:rsidRPr="00525755">
              <w:t xml:space="preserve">Hospital Ship: Medical facility at sea. </w:t>
            </w:r>
            <w:r w:rsidRPr="00874A52">
              <w:t>Example-</w:t>
            </w:r>
            <w:r w:rsidRPr="00525755">
              <w:rPr>
                <w:i/>
                <w:iCs/>
              </w:rPr>
              <w:t xml:space="preserve"> USNS Mercy.</w:t>
            </w:r>
          </w:p>
          <w:p w14:paraId="653FF8D6" w14:textId="77777777" w:rsidR="003166B4" w:rsidRPr="00525755" w:rsidRDefault="003166B4" w:rsidP="003166B4">
            <w:pPr>
              <w:pStyle w:val="NoSpacing"/>
              <w:numPr>
                <w:ilvl w:val="0"/>
                <w:numId w:val="12"/>
              </w:numPr>
            </w:pPr>
            <w:r w:rsidRPr="00525755">
              <w:t xml:space="preserve">Logistics and Support Other (Maritime): Other maritime support platforms. </w:t>
            </w:r>
            <w:r w:rsidRPr="00874A52">
              <w:t>Example-</w:t>
            </w:r>
            <w:r w:rsidRPr="00525755">
              <w:rPr>
                <w:i/>
                <w:iCs/>
              </w:rPr>
              <w:t xml:space="preserve"> tugboats.</w:t>
            </w:r>
          </w:p>
          <w:p w14:paraId="623A2958" w14:textId="77777777" w:rsidR="003166B4" w:rsidRPr="00525755" w:rsidRDefault="003166B4" w:rsidP="003166B4">
            <w:pPr>
              <w:pStyle w:val="NoSpacing"/>
              <w:numPr>
                <w:ilvl w:val="0"/>
                <w:numId w:val="12"/>
              </w:numPr>
            </w:pPr>
            <w:r w:rsidRPr="00525755">
              <w:t xml:space="preserve">Other Maritime: Miscellaneous naval vessels. </w:t>
            </w:r>
            <w:r w:rsidRPr="00874A52">
              <w:t>Example-</w:t>
            </w:r>
            <w:r w:rsidRPr="00525755">
              <w:rPr>
                <w:i/>
                <w:iCs/>
              </w:rPr>
              <w:t xml:space="preserve"> training ships.</w:t>
            </w:r>
          </w:p>
          <w:p w14:paraId="6C50FB9E" w14:textId="77777777" w:rsidR="003166B4" w:rsidRPr="00525755" w:rsidRDefault="003166B4" w:rsidP="003166B4">
            <w:pPr>
              <w:pStyle w:val="NoSpacing"/>
              <w:numPr>
                <w:ilvl w:val="0"/>
                <w:numId w:val="12"/>
              </w:numPr>
            </w:pPr>
            <w:r w:rsidRPr="00525755">
              <w:t xml:space="preserve">Air-to-Air: Missiles for aerial targets. </w:t>
            </w:r>
            <w:r w:rsidRPr="00874A52">
              <w:t>Example-</w:t>
            </w:r>
            <w:r w:rsidRPr="00525755">
              <w:rPr>
                <w:i/>
                <w:iCs/>
              </w:rPr>
              <w:t xml:space="preserve"> AIM-120 AMRAAM.</w:t>
            </w:r>
          </w:p>
          <w:p w14:paraId="79D1D6C1" w14:textId="77777777" w:rsidR="003166B4" w:rsidRPr="00525755" w:rsidRDefault="003166B4" w:rsidP="003166B4">
            <w:pPr>
              <w:pStyle w:val="NoSpacing"/>
              <w:numPr>
                <w:ilvl w:val="0"/>
                <w:numId w:val="12"/>
              </w:numPr>
            </w:pPr>
            <w:r w:rsidRPr="00525755">
              <w:t xml:space="preserve">Air-to-Surface: Missiles for ground targets. </w:t>
            </w:r>
            <w:r w:rsidRPr="00874A52">
              <w:t>Example-</w:t>
            </w:r>
            <w:r w:rsidRPr="00525755">
              <w:rPr>
                <w:i/>
                <w:iCs/>
              </w:rPr>
              <w:t xml:space="preserve"> AGM-65 Maverick.</w:t>
            </w:r>
          </w:p>
          <w:p w14:paraId="02289BC9" w14:textId="77777777" w:rsidR="003166B4" w:rsidRPr="00525755" w:rsidRDefault="003166B4" w:rsidP="003166B4">
            <w:pPr>
              <w:pStyle w:val="NoSpacing"/>
              <w:numPr>
                <w:ilvl w:val="0"/>
                <w:numId w:val="12"/>
              </w:numPr>
            </w:pPr>
            <w:r w:rsidRPr="00525755">
              <w:t xml:space="preserve">Air-to-Ship: Air-launched anti-ship missiles. </w:t>
            </w:r>
            <w:r w:rsidRPr="00874A52">
              <w:t>Example-</w:t>
            </w:r>
            <w:r w:rsidRPr="00525755">
              <w:rPr>
                <w:i/>
                <w:iCs/>
              </w:rPr>
              <w:t xml:space="preserve"> AGM-84 Harpoon.</w:t>
            </w:r>
          </w:p>
          <w:p w14:paraId="6AED1042" w14:textId="77777777" w:rsidR="003166B4" w:rsidRPr="00525755" w:rsidRDefault="003166B4" w:rsidP="003166B4">
            <w:pPr>
              <w:pStyle w:val="NoSpacing"/>
              <w:numPr>
                <w:ilvl w:val="0"/>
                <w:numId w:val="12"/>
              </w:numPr>
            </w:pPr>
            <w:r w:rsidRPr="00525755">
              <w:t xml:space="preserve">Surface-to-Air: Missiles targeting aircraft. </w:t>
            </w:r>
            <w:r w:rsidRPr="00874A52">
              <w:t>Example-</w:t>
            </w:r>
            <w:r w:rsidRPr="00525755">
              <w:rPr>
                <w:i/>
                <w:iCs/>
              </w:rPr>
              <w:t xml:space="preserve"> S-400.</w:t>
            </w:r>
          </w:p>
          <w:p w14:paraId="2395B48F" w14:textId="77777777" w:rsidR="003166B4" w:rsidRPr="00525755" w:rsidRDefault="003166B4" w:rsidP="003166B4">
            <w:pPr>
              <w:pStyle w:val="NoSpacing"/>
              <w:numPr>
                <w:ilvl w:val="0"/>
                <w:numId w:val="12"/>
              </w:numPr>
            </w:pPr>
            <w:r w:rsidRPr="00525755">
              <w:t xml:space="preserve">Surface-to-Surface: Ground-launched at ground targets. </w:t>
            </w:r>
            <w:r w:rsidRPr="00874A52">
              <w:t>Example-</w:t>
            </w:r>
            <w:r w:rsidRPr="00525755">
              <w:rPr>
                <w:i/>
                <w:iCs/>
              </w:rPr>
              <w:t xml:space="preserve"> Iskander missile.</w:t>
            </w:r>
          </w:p>
          <w:p w14:paraId="413C90D0" w14:textId="77777777" w:rsidR="003166B4" w:rsidRPr="00525755" w:rsidRDefault="003166B4" w:rsidP="003166B4">
            <w:pPr>
              <w:pStyle w:val="NoSpacing"/>
              <w:numPr>
                <w:ilvl w:val="0"/>
                <w:numId w:val="12"/>
              </w:numPr>
            </w:pPr>
            <w:r w:rsidRPr="00525755">
              <w:t xml:space="preserve">Surface-to-Ship: Land-based anti-ship systems. </w:t>
            </w:r>
            <w:r w:rsidRPr="00874A52">
              <w:t>Example-</w:t>
            </w:r>
            <w:r w:rsidRPr="00525755">
              <w:rPr>
                <w:i/>
                <w:iCs/>
              </w:rPr>
              <w:t xml:space="preserve"> BrahMos.</w:t>
            </w:r>
          </w:p>
          <w:p w14:paraId="4B8C649D" w14:textId="77777777" w:rsidR="003166B4" w:rsidRPr="00525755" w:rsidRDefault="003166B4" w:rsidP="003166B4">
            <w:pPr>
              <w:pStyle w:val="NoSpacing"/>
              <w:numPr>
                <w:ilvl w:val="0"/>
                <w:numId w:val="12"/>
              </w:numPr>
            </w:pPr>
            <w:r w:rsidRPr="00525755">
              <w:t xml:space="preserve">Ship-to-Air: Naval missiles for aerial threats. </w:t>
            </w:r>
            <w:r w:rsidRPr="00874A52">
              <w:t>Example-</w:t>
            </w:r>
            <w:r w:rsidRPr="00525755">
              <w:rPr>
                <w:i/>
                <w:iCs/>
              </w:rPr>
              <w:t xml:space="preserve"> RIM-162 ESSM.</w:t>
            </w:r>
          </w:p>
          <w:p w14:paraId="63FCA7D6" w14:textId="77777777" w:rsidR="003166B4" w:rsidRPr="00525755" w:rsidRDefault="003166B4" w:rsidP="003166B4">
            <w:pPr>
              <w:pStyle w:val="NoSpacing"/>
              <w:numPr>
                <w:ilvl w:val="0"/>
                <w:numId w:val="12"/>
              </w:numPr>
            </w:pPr>
            <w:r w:rsidRPr="00525755">
              <w:t xml:space="preserve">Ship-to-Surface: Missiles for land targets from ships. </w:t>
            </w:r>
            <w:r w:rsidRPr="00874A52">
              <w:t>Example-</w:t>
            </w:r>
            <w:r w:rsidRPr="00525755">
              <w:rPr>
                <w:i/>
                <w:iCs/>
              </w:rPr>
              <w:t xml:space="preserve"> Kalibr cruise missile.</w:t>
            </w:r>
          </w:p>
          <w:p w14:paraId="6EBF9D8C" w14:textId="77777777" w:rsidR="003166B4" w:rsidRPr="00525755" w:rsidRDefault="003166B4" w:rsidP="003166B4">
            <w:pPr>
              <w:pStyle w:val="NoSpacing"/>
              <w:numPr>
                <w:ilvl w:val="0"/>
                <w:numId w:val="12"/>
              </w:numPr>
            </w:pPr>
            <w:r w:rsidRPr="00525755">
              <w:t xml:space="preserve">Ship-to-Ship: Naval missiles for enemy ships. </w:t>
            </w:r>
            <w:r w:rsidRPr="00874A52">
              <w:t>Example-</w:t>
            </w:r>
            <w:r w:rsidRPr="00525755">
              <w:rPr>
                <w:i/>
                <w:iCs/>
              </w:rPr>
              <w:t xml:space="preserve"> Exocet.</w:t>
            </w:r>
          </w:p>
          <w:p w14:paraId="480BF7C6" w14:textId="77777777" w:rsidR="003166B4" w:rsidRPr="00525755" w:rsidRDefault="003166B4" w:rsidP="003166B4">
            <w:pPr>
              <w:pStyle w:val="NoSpacing"/>
              <w:numPr>
                <w:ilvl w:val="0"/>
                <w:numId w:val="12"/>
              </w:numPr>
            </w:pPr>
            <w:r w:rsidRPr="00525755">
              <w:t xml:space="preserve">Guided Rocket: Precision-guided artillery rockets. </w:t>
            </w:r>
            <w:r w:rsidRPr="00874A52">
              <w:t>Example-</w:t>
            </w:r>
            <w:r w:rsidRPr="00525755">
              <w:rPr>
                <w:i/>
                <w:iCs/>
              </w:rPr>
              <w:t xml:space="preserve"> GMLRS.</w:t>
            </w:r>
          </w:p>
          <w:p w14:paraId="0E2D40C6" w14:textId="77777777" w:rsidR="003166B4" w:rsidRPr="00525755" w:rsidRDefault="003166B4" w:rsidP="003166B4">
            <w:pPr>
              <w:pStyle w:val="NoSpacing"/>
              <w:numPr>
                <w:ilvl w:val="0"/>
                <w:numId w:val="12"/>
              </w:numPr>
            </w:pPr>
            <w:r w:rsidRPr="00525755">
              <w:t xml:space="preserve">Guided Bomb: Smart bombs with targeting systems. </w:t>
            </w:r>
            <w:r w:rsidRPr="00874A52">
              <w:t>Example-</w:t>
            </w:r>
            <w:r w:rsidRPr="00525755">
              <w:rPr>
                <w:i/>
                <w:iCs/>
              </w:rPr>
              <w:t xml:space="preserve"> JDAM.</w:t>
            </w:r>
          </w:p>
          <w:p w14:paraId="791A973C" w14:textId="77777777" w:rsidR="003166B4" w:rsidRPr="00525755" w:rsidRDefault="003166B4" w:rsidP="003166B4">
            <w:pPr>
              <w:pStyle w:val="NoSpacing"/>
              <w:numPr>
                <w:ilvl w:val="0"/>
                <w:numId w:val="12"/>
              </w:numPr>
            </w:pPr>
            <w:r w:rsidRPr="00525755">
              <w:t xml:space="preserve">Heavy Weight Torpedo: Large torpedoes for submarines. </w:t>
            </w:r>
            <w:r w:rsidRPr="00874A52">
              <w:t>Example-</w:t>
            </w:r>
            <w:r w:rsidRPr="00525755">
              <w:rPr>
                <w:i/>
                <w:iCs/>
              </w:rPr>
              <w:t xml:space="preserve"> Mk 48.</w:t>
            </w:r>
          </w:p>
          <w:p w14:paraId="0C28D88E" w14:textId="77777777" w:rsidR="003166B4" w:rsidRPr="00525755" w:rsidRDefault="003166B4" w:rsidP="003166B4">
            <w:pPr>
              <w:pStyle w:val="NoSpacing"/>
              <w:numPr>
                <w:ilvl w:val="0"/>
                <w:numId w:val="12"/>
              </w:numPr>
            </w:pPr>
            <w:r w:rsidRPr="00525755">
              <w:t xml:space="preserve">Light Weight Torpedo: Smaller, aircraft-launched torpedoes. </w:t>
            </w:r>
            <w:r w:rsidRPr="00874A52">
              <w:t>Example-</w:t>
            </w:r>
            <w:r w:rsidRPr="00525755">
              <w:rPr>
                <w:i/>
                <w:iCs/>
              </w:rPr>
              <w:t xml:space="preserve"> Mk 54.</w:t>
            </w:r>
          </w:p>
          <w:p w14:paraId="16086787" w14:textId="77777777" w:rsidR="003166B4" w:rsidRPr="00525755" w:rsidRDefault="003166B4" w:rsidP="003166B4">
            <w:pPr>
              <w:pStyle w:val="NoSpacing"/>
              <w:numPr>
                <w:ilvl w:val="0"/>
                <w:numId w:val="12"/>
              </w:numPr>
            </w:pPr>
            <w:r w:rsidRPr="00525755">
              <w:t xml:space="preserve">Radar: System using radio waves for detection. </w:t>
            </w:r>
            <w:r w:rsidRPr="00874A52">
              <w:t>Example-</w:t>
            </w:r>
            <w:r w:rsidRPr="00525755">
              <w:rPr>
                <w:i/>
                <w:iCs/>
              </w:rPr>
              <w:t xml:space="preserve"> AN/SPY-1.</w:t>
            </w:r>
          </w:p>
          <w:p w14:paraId="5B785266" w14:textId="77777777" w:rsidR="003166B4" w:rsidRPr="00525755" w:rsidRDefault="003166B4" w:rsidP="003166B4">
            <w:pPr>
              <w:pStyle w:val="NoSpacing"/>
              <w:numPr>
                <w:ilvl w:val="0"/>
                <w:numId w:val="12"/>
              </w:numPr>
            </w:pPr>
            <w:r w:rsidRPr="00525755">
              <w:t xml:space="preserve">Laser: High-energy beam for targeting or attack. </w:t>
            </w:r>
            <w:r w:rsidRPr="00874A52">
              <w:t>Example-</w:t>
            </w:r>
            <w:r w:rsidRPr="00525755">
              <w:rPr>
                <w:i/>
                <w:iCs/>
              </w:rPr>
              <w:t xml:space="preserve"> HELIOS.</w:t>
            </w:r>
          </w:p>
          <w:p w14:paraId="31FE0146" w14:textId="77777777" w:rsidR="003166B4" w:rsidRPr="00525755" w:rsidRDefault="003166B4" w:rsidP="003166B4">
            <w:pPr>
              <w:pStyle w:val="NoSpacing"/>
              <w:numPr>
                <w:ilvl w:val="0"/>
                <w:numId w:val="12"/>
              </w:numPr>
            </w:pPr>
            <w:r w:rsidRPr="00525755">
              <w:t xml:space="preserve">Microwave: Directed energy for electronic disruption. </w:t>
            </w:r>
            <w:r w:rsidRPr="00874A52">
              <w:t>Example-</w:t>
            </w:r>
            <w:r w:rsidRPr="00525755">
              <w:rPr>
                <w:i/>
                <w:iCs/>
              </w:rPr>
              <w:t xml:space="preserve"> CHAMP.</w:t>
            </w:r>
          </w:p>
          <w:p w14:paraId="7883BBAF" w14:textId="77777777" w:rsidR="003166B4" w:rsidRPr="00525755" w:rsidRDefault="003166B4" w:rsidP="003166B4">
            <w:pPr>
              <w:pStyle w:val="NoSpacing"/>
              <w:numPr>
                <w:ilvl w:val="0"/>
                <w:numId w:val="12"/>
              </w:numPr>
            </w:pPr>
            <w:r w:rsidRPr="00525755">
              <w:t xml:space="preserve">Sonic: Sound-based weapons or sensors. </w:t>
            </w:r>
            <w:r w:rsidRPr="00874A52">
              <w:t>Example-</w:t>
            </w:r>
            <w:r w:rsidRPr="00525755">
              <w:rPr>
                <w:i/>
                <w:iCs/>
              </w:rPr>
              <w:t xml:space="preserve"> Long Range Acoustic Device (LRAD).</w:t>
            </w:r>
          </w:p>
          <w:p w14:paraId="70C41FEF" w14:textId="77777777" w:rsidR="003166B4" w:rsidRPr="00525755" w:rsidRDefault="003166B4" w:rsidP="003166B4">
            <w:pPr>
              <w:pStyle w:val="NoSpacing"/>
              <w:numPr>
                <w:ilvl w:val="0"/>
                <w:numId w:val="12"/>
              </w:numPr>
            </w:pPr>
            <w:r w:rsidRPr="00525755">
              <w:t xml:space="preserve">Air Search Radar: Detects airborne targets. </w:t>
            </w:r>
            <w:r w:rsidRPr="00874A52">
              <w:t>Example-</w:t>
            </w:r>
            <w:r w:rsidRPr="00525755">
              <w:rPr>
                <w:i/>
                <w:iCs/>
              </w:rPr>
              <w:t xml:space="preserve"> AN/APG-77.</w:t>
            </w:r>
          </w:p>
          <w:p w14:paraId="2F09FB4D" w14:textId="77777777" w:rsidR="003166B4" w:rsidRPr="00525755" w:rsidRDefault="003166B4" w:rsidP="003166B4">
            <w:pPr>
              <w:pStyle w:val="NoSpacing"/>
              <w:numPr>
                <w:ilvl w:val="0"/>
                <w:numId w:val="12"/>
              </w:numPr>
            </w:pPr>
            <w:r w:rsidRPr="00525755">
              <w:t xml:space="preserve">Surface Surveillance Radar: Tracks land and sea targets. </w:t>
            </w:r>
            <w:r w:rsidRPr="00874A52">
              <w:t>Example-</w:t>
            </w:r>
            <w:r w:rsidRPr="00525755">
              <w:rPr>
                <w:i/>
                <w:iCs/>
              </w:rPr>
              <w:t xml:space="preserve"> Sea Giraffe.</w:t>
            </w:r>
          </w:p>
          <w:p w14:paraId="2CFA8CF8" w14:textId="77777777" w:rsidR="003166B4" w:rsidRPr="00525755" w:rsidRDefault="003166B4" w:rsidP="003166B4">
            <w:pPr>
              <w:pStyle w:val="NoSpacing"/>
              <w:numPr>
                <w:ilvl w:val="0"/>
                <w:numId w:val="12"/>
              </w:numPr>
            </w:pPr>
            <w:r w:rsidRPr="00525755">
              <w:t xml:space="preserve">Fire Control Radar: Guides weapons to targets. </w:t>
            </w:r>
            <w:r w:rsidRPr="00874A52">
              <w:t>Example-</w:t>
            </w:r>
            <w:r w:rsidRPr="00525755">
              <w:rPr>
                <w:i/>
                <w:iCs/>
              </w:rPr>
              <w:t xml:space="preserve"> AN/MPQ-53.</w:t>
            </w:r>
          </w:p>
          <w:p w14:paraId="22FED153" w14:textId="77777777" w:rsidR="003166B4" w:rsidRPr="00525755" w:rsidRDefault="003166B4" w:rsidP="003166B4">
            <w:pPr>
              <w:pStyle w:val="NoSpacing"/>
              <w:numPr>
                <w:ilvl w:val="0"/>
                <w:numId w:val="12"/>
              </w:numPr>
            </w:pPr>
            <w:r w:rsidRPr="00525755">
              <w:t xml:space="preserve">Navigation Radar: Assists in vessel or aircraft movement. </w:t>
            </w:r>
            <w:r w:rsidRPr="00874A52">
              <w:t>Example-</w:t>
            </w:r>
            <w:r w:rsidRPr="00525755">
              <w:rPr>
                <w:i/>
                <w:iCs/>
              </w:rPr>
              <w:t xml:space="preserve"> Furuno radar.</w:t>
            </w:r>
          </w:p>
          <w:p w14:paraId="24B11EB7" w14:textId="77777777" w:rsidR="003166B4" w:rsidRPr="00525755" w:rsidRDefault="003166B4" w:rsidP="003166B4">
            <w:pPr>
              <w:pStyle w:val="NoSpacing"/>
              <w:numPr>
                <w:ilvl w:val="0"/>
                <w:numId w:val="12"/>
              </w:numPr>
            </w:pPr>
            <w:r w:rsidRPr="00525755">
              <w:t xml:space="preserve">Weather Radar: Detects atmospheric conditions. </w:t>
            </w:r>
            <w:r w:rsidRPr="00874A52">
              <w:t>Example-</w:t>
            </w:r>
            <w:r w:rsidRPr="00525755">
              <w:rPr>
                <w:i/>
                <w:iCs/>
              </w:rPr>
              <w:t xml:space="preserve"> AN/FPS-77.</w:t>
            </w:r>
          </w:p>
          <w:p w14:paraId="39F429D9" w14:textId="77777777" w:rsidR="003166B4" w:rsidRPr="00525755" w:rsidRDefault="003166B4" w:rsidP="003166B4">
            <w:pPr>
              <w:pStyle w:val="NoSpacing"/>
              <w:numPr>
                <w:ilvl w:val="0"/>
                <w:numId w:val="12"/>
              </w:numPr>
            </w:pPr>
            <w:r w:rsidRPr="00525755">
              <w:t xml:space="preserve">Imaging EO/IR: Thermal and optical imagery systems. </w:t>
            </w:r>
            <w:r w:rsidRPr="00874A52">
              <w:t>Example-</w:t>
            </w:r>
            <w:r w:rsidRPr="00525755">
              <w:rPr>
                <w:i/>
                <w:iCs/>
              </w:rPr>
              <w:t xml:space="preserve"> FLIR Systems Star SAFIRE.</w:t>
            </w:r>
          </w:p>
          <w:p w14:paraId="66F63BBA" w14:textId="77777777" w:rsidR="003166B4" w:rsidRPr="00525755" w:rsidRDefault="003166B4" w:rsidP="003166B4">
            <w:pPr>
              <w:pStyle w:val="NoSpacing"/>
              <w:numPr>
                <w:ilvl w:val="0"/>
                <w:numId w:val="12"/>
              </w:numPr>
            </w:pPr>
            <w:r w:rsidRPr="00525755">
              <w:t xml:space="preserve">Targeting EO/IR: Used for weapon guidance. </w:t>
            </w:r>
            <w:r w:rsidRPr="00874A52">
              <w:t>Example-</w:t>
            </w:r>
            <w:r w:rsidRPr="00525755">
              <w:rPr>
                <w:i/>
                <w:iCs/>
              </w:rPr>
              <w:t xml:space="preserve"> Sniper XR pod.</w:t>
            </w:r>
          </w:p>
          <w:p w14:paraId="0F5E3CDE" w14:textId="77777777" w:rsidR="003166B4" w:rsidRPr="00525755" w:rsidRDefault="003166B4" w:rsidP="003166B4">
            <w:pPr>
              <w:pStyle w:val="NoSpacing"/>
              <w:numPr>
                <w:ilvl w:val="0"/>
                <w:numId w:val="12"/>
              </w:numPr>
            </w:pPr>
            <w:r w:rsidRPr="00525755">
              <w:t xml:space="preserve">Radios: Two-way communication devices. </w:t>
            </w:r>
            <w:r w:rsidRPr="00874A52">
              <w:t>Example-</w:t>
            </w:r>
            <w:r w:rsidRPr="00525755">
              <w:rPr>
                <w:i/>
                <w:iCs/>
              </w:rPr>
              <w:t xml:space="preserve"> AN/PRC-117.</w:t>
            </w:r>
          </w:p>
          <w:p w14:paraId="2D51D283" w14:textId="77777777" w:rsidR="003166B4" w:rsidRPr="00525755" w:rsidRDefault="003166B4" w:rsidP="003166B4">
            <w:pPr>
              <w:pStyle w:val="NoSpacing"/>
              <w:numPr>
                <w:ilvl w:val="0"/>
                <w:numId w:val="12"/>
              </w:numPr>
            </w:pPr>
            <w:r w:rsidRPr="00525755">
              <w:t xml:space="preserve">Data links: Secure digital communications. </w:t>
            </w:r>
            <w:r w:rsidRPr="00874A52">
              <w:t>Example-</w:t>
            </w:r>
            <w:r w:rsidRPr="00525755">
              <w:rPr>
                <w:i/>
                <w:iCs/>
              </w:rPr>
              <w:t xml:space="preserve"> Link 16.</w:t>
            </w:r>
          </w:p>
          <w:p w14:paraId="3705B878" w14:textId="77777777" w:rsidR="003166B4" w:rsidRPr="00525755" w:rsidRDefault="003166B4" w:rsidP="003166B4">
            <w:pPr>
              <w:pStyle w:val="NoSpacing"/>
              <w:numPr>
                <w:ilvl w:val="0"/>
                <w:numId w:val="12"/>
              </w:numPr>
            </w:pPr>
            <w:r w:rsidRPr="00525755">
              <w:t xml:space="preserve">Satellite Communications: Global comms via satellites. </w:t>
            </w:r>
            <w:r w:rsidRPr="00874A52">
              <w:t>Example-</w:t>
            </w:r>
            <w:r w:rsidRPr="00525755">
              <w:rPr>
                <w:i/>
                <w:iCs/>
              </w:rPr>
              <w:t xml:space="preserve"> MUOS terminals.</w:t>
            </w:r>
          </w:p>
          <w:p w14:paraId="71829501" w14:textId="77777777" w:rsidR="003166B4" w:rsidRPr="00525755" w:rsidRDefault="003166B4" w:rsidP="003166B4">
            <w:pPr>
              <w:pStyle w:val="NoSpacing"/>
              <w:numPr>
                <w:ilvl w:val="0"/>
                <w:numId w:val="12"/>
              </w:numPr>
            </w:pPr>
            <w:r w:rsidRPr="00525755">
              <w:t xml:space="preserve">Command and Control System: Integrates battle management tools. </w:t>
            </w:r>
            <w:r w:rsidRPr="00874A52">
              <w:t>Example-</w:t>
            </w:r>
            <w:r w:rsidRPr="00525755">
              <w:rPr>
                <w:i/>
                <w:iCs/>
              </w:rPr>
              <w:t xml:space="preserve"> C2BMC system.</w:t>
            </w:r>
          </w:p>
          <w:p w14:paraId="399B3728" w14:textId="77777777" w:rsidR="003166B4" w:rsidRPr="00525755" w:rsidRDefault="003166B4" w:rsidP="003166B4">
            <w:pPr>
              <w:pStyle w:val="NoSpacing"/>
              <w:numPr>
                <w:ilvl w:val="0"/>
                <w:numId w:val="12"/>
              </w:numPr>
            </w:pPr>
            <w:r w:rsidRPr="00525755">
              <w:t xml:space="preserve">Military IT Systems: Software and networks for operations. </w:t>
            </w:r>
            <w:r w:rsidRPr="00874A52">
              <w:t>Example-</w:t>
            </w:r>
            <w:r w:rsidRPr="00525755">
              <w:rPr>
                <w:i/>
                <w:iCs/>
              </w:rPr>
              <w:t xml:space="preserve"> Global Command and Control System (GCCS).</w:t>
            </w:r>
          </w:p>
          <w:p w14:paraId="129FD3AC" w14:textId="77777777" w:rsidR="003166B4" w:rsidRPr="00525755" w:rsidRDefault="003166B4" w:rsidP="003166B4">
            <w:pPr>
              <w:pStyle w:val="ListParagraph"/>
              <w:numPr>
                <w:ilvl w:val="0"/>
                <w:numId w:val="12"/>
              </w:numPr>
              <w:spacing w:after="0" w:line="240" w:lineRule="auto"/>
              <w:rPr>
                <w:rFonts w:ascii="Calibri" w:eastAsia="Times New Roman" w:hAnsi="Calibri" w:cs="Calibri"/>
              </w:rPr>
            </w:pPr>
            <w:r w:rsidRPr="00525755">
              <w:t xml:space="preserve">Cyber Defense/Offense: Tools for cyber operations. </w:t>
            </w:r>
            <w:r w:rsidRPr="00874A52">
              <w:t>Example-</w:t>
            </w:r>
            <w:r w:rsidRPr="00525755">
              <w:rPr>
                <w:i/>
                <w:iCs/>
              </w:rPr>
              <w:t xml:space="preserve"> CYBERCOM tools.</w:t>
            </w:r>
          </w:p>
        </w:tc>
      </w:tr>
      <w:tr w:rsidR="003166B4" w:rsidRPr="004C6060" w14:paraId="49D9DD24"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3C594D07" w14:textId="77777777" w:rsidR="003166B4" w:rsidRPr="0024527A" w:rsidRDefault="003166B4" w:rsidP="00226F99">
            <w:pPr>
              <w:spacing w:after="0" w:line="240" w:lineRule="auto"/>
              <w:jc w:val="center"/>
              <w:rPr>
                <w:rFonts w:ascii="Calibri" w:eastAsia="Times New Roman" w:hAnsi="Calibri" w:cs="Calibri"/>
              </w:rPr>
            </w:pPr>
            <w:r w:rsidRPr="0024527A">
              <w:rPr>
                <w:rFonts w:ascii="Calibri" w:eastAsia="Times New Roman" w:hAnsi="Calibri" w:cs="Calibri"/>
              </w:rPr>
              <w:lastRenderedPageBreak/>
              <w:t>System Name (General)</w:t>
            </w:r>
          </w:p>
        </w:tc>
        <w:tc>
          <w:tcPr>
            <w:tcW w:w="9380" w:type="dxa"/>
            <w:tcBorders>
              <w:top w:val="nil"/>
              <w:left w:val="nil"/>
              <w:bottom w:val="single" w:sz="4" w:space="0" w:color="auto"/>
              <w:right w:val="single" w:sz="4" w:space="0" w:color="auto"/>
            </w:tcBorders>
            <w:noWrap/>
            <w:vAlign w:val="bottom"/>
            <w:hideMark/>
          </w:tcPr>
          <w:p w14:paraId="40BE75BC" w14:textId="77777777" w:rsidR="003166B4" w:rsidRDefault="003166B4" w:rsidP="00226F99">
            <w:pPr>
              <w:spacing w:after="0" w:line="240" w:lineRule="auto"/>
              <w:rPr>
                <w:rFonts w:ascii="Calibri" w:eastAsia="Times New Roman" w:hAnsi="Calibri" w:cs="Calibri"/>
              </w:rPr>
            </w:pPr>
            <w:r>
              <w:rPr>
                <w:rFonts w:ascii="Calibri" w:eastAsia="Times New Roman" w:hAnsi="Calibri" w:cs="Calibri"/>
              </w:rPr>
              <w:t>This is</w:t>
            </w:r>
            <w:r w:rsidRPr="004C6060">
              <w:rPr>
                <w:rFonts w:ascii="Calibri" w:eastAsia="Times New Roman" w:hAnsi="Calibri" w:cs="Calibri"/>
              </w:rPr>
              <w:t xml:space="preserve"> the family name or code of the contract product. If this information is not available in the source, the analyst should conduct a quick Google search to identify it. If it cannot be found through open sources, </w:t>
            </w:r>
            <w:r>
              <w:rPr>
                <w:rFonts w:ascii="Calibri" w:eastAsia="Times New Roman" w:hAnsi="Calibri" w:cs="Calibri"/>
              </w:rPr>
              <w:t>capture</w:t>
            </w:r>
            <w:r w:rsidRPr="004C6060">
              <w:rPr>
                <w:rFonts w:ascii="Calibri" w:eastAsia="Times New Roman" w:hAnsi="Calibri" w:cs="Calibri"/>
              </w:rPr>
              <w:t xml:space="preserve"> the </w:t>
            </w:r>
            <w:r>
              <w:rPr>
                <w:rFonts w:ascii="Calibri" w:eastAsia="Times New Roman" w:hAnsi="Calibri" w:cs="Calibri"/>
              </w:rPr>
              <w:t>same name</w:t>
            </w:r>
            <w:r w:rsidRPr="004C6060">
              <w:rPr>
                <w:rFonts w:ascii="Calibri" w:eastAsia="Times New Roman" w:hAnsi="Calibri" w:cs="Calibri"/>
              </w:rPr>
              <w:t xml:space="preserve"> </w:t>
            </w:r>
            <w:r>
              <w:rPr>
                <w:rFonts w:ascii="Calibri" w:eastAsia="Times New Roman" w:hAnsi="Calibri" w:cs="Calibri"/>
              </w:rPr>
              <w:t xml:space="preserve">given on </w:t>
            </w:r>
            <w:r w:rsidRPr="004C6060">
              <w:rPr>
                <w:rFonts w:ascii="Calibri" w:eastAsia="Times New Roman" w:hAnsi="Calibri" w:cs="Calibri"/>
              </w:rPr>
              <w:t>the</w:t>
            </w:r>
            <w:r>
              <w:rPr>
                <w:rFonts w:ascii="Calibri" w:eastAsia="Times New Roman" w:hAnsi="Calibri" w:cs="Calibri"/>
              </w:rPr>
              <w:t xml:space="preserve"> source</w:t>
            </w:r>
            <w:r w:rsidRPr="004C6060">
              <w:rPr>
                <w:rFonts w:ascii="Calibri" w:eastAsia="Times New Roman" w:hAnsi="Calibri" w:cs="Calibri"/>
              </w:rPr>
              <w:t>.</w:t>
            </w:r>
          </w:p>
          <w:p w14:paraId="65B77394" w14:textId="77777777" w:rsidR="003166B4" w:rsidRPr="004C6060" w:rsidRDefault="003166B4" w:rsidP="00226F99">
            <w:pPr>
              <w:spacing w:after="0" w:line="240" w:lineRule="auto"/>
              <w:rPr>
                <w:rFonts w:ascii="Calibri" w:eastAsia="Times New Roman" w:hAnsi="Calibri" w:cs="Calibri"/>
                <w:i/>
                <w:iCs/>
              </w:rPr>
            </w:pPr>
            <w:r w:rsidRPr="00874A52">
              <w:rPr>
                <w:rFonts w:ascii="Calibri" w:eastAsia="Times New Roman" w:hAnsi="Calibri" w:cs="Calibri"/>
              </w:rPr>
              <w:t>Example-</w:t>
            </w:r>
            <w:r w:rsidRPr="004C6060">
              <w:rPr>
                <w:rFonts w:ascii="Calibri" w:eastAsia="Times New Roman" w:hAnsi="Calibri" w:cs="Calibri"/>
                <w:i/>
                <w:iCs/>
              </w:rPr>
              <w:t xml:space="preserve"> F-35 Lightning II</w:t>
            </w:r>
          </w:p>
        </w:tc>
      </w:tr>
      <w:tr w:rsidR="003166B4" w:rsidRPr="0024527A" w14:paraId="5592C26D"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460588E4" w14:textId="77777777" w:rsidR="003166B4" w:rsidRPr="0024527A" w:rsidRDefault="003166B4" w:rsidP="00226F99">
            <w:pPr>
              <w:spacing w:after="0" w:line="240" w:lineRule="auto"/>
              <w:jc w:val="center"/>
              <w:rPr>
                <w:rFonts w:ascii="Calibri" w:eastAsia="Times New Roman" w:hAnsi="Calibri" w:cs="Calibri"/>
              </w:rPr>
            </w:pPr>
            <w:r w:rsidRPr="0024527A">
              <w:rPr>
                <w:rFonts w:ascii="Calibri" w:eastAsia="Times New Roman" w:hAnsi="Calibri" w:cs="Calibri"/>
              </w:rPr>
              <w:lastRenderedPageBreak/>
              <w:t>System Name (Specific)</w:t>
            </w:r>
          </w:p>
        </w:tc>
        <w:tc>
          <w:tcPr>
            <w:tcW w:w="9380" w:type="dxa"/>
            <w:tcBorders>
              <w:top w:val="nil"/>
              <w:left w:val="nil"/>
              <w:bottom w:val="single" w:sz="4" w:space="0" w:color="auto"/>
              <w:right w:val="single" w:sz="4" w:space="0" w:color="auto"/>
            </w:tcBorders>
            <w:noWrap/>
            <w:vAlign w:val="bottom"/>
            <w:hideMark/>
          </w:tcPr>
          <w:p w14:paraId="7E6D23F6" w14:textId="77777777" w:rsidR="003166B4" w:rsidRDefault="003166B4" w:rsidP="00226F99">
            <w:pPr>
              <w:spacing w:after="0" w:line="240" w:lineRule="auto"/>
              <w:rPr>
                <w:rFonts w:ascii="Calibri" w:eastAsia="Times New Roman" w:hAnsi="Calibri" w:cs="Calibri"/>
              </w:rPr>
            </w:pPr>
            <w:r w:rsidRPr="00ED3B59">
              <w:rPr>
                <w:rFonts w:ascii="Calibri" w:eastAsia="Times New Roman" w:hAnsi="Calibri" w:cs="Calibri"/>
              </w:rPr>
              <w:t>The system name or code as mentioned in the source. This refers to the actual system purchased by the customer. If the system is part of a broader product family, that family name should be recorded under System Name (General)</w:t>
            </w:r>
            <w:r>
              <w:rPr>
                <w:rFonts w:ascii="Calibri" w:eastAsia="Times New Roman" w:hAnsi="Calibri" w:cs="Calibri"/>
              </w:rPr>
              <w:t xml:space="preserve"> and the actual system name to be captured here</w:t>
            </w:r>
            <w:r w:rsidRPr="00ED3B59">
              <w:rPr>
                <w:rFonts w:ascii="Calibri" w:eastAsia="Times New Roman" w:hAnsi="Calibri" w:cs="Calibri"/>
              </w:rPr>
              <w:t>.</w:t>
            </w:r>
            <w:r>
              <w:rPr>
                <w:rFonts w:ascii="Calibri" w:eastAsia="Times New Roman" w:hAnsi="Calibri" w:cs="Calibri"/>
              </w:rPr>
              <w:t xml:space="preserve"> This can be taken directly from the source.</w:t>
            </w:r>
          </w:p>
          <w:p w14:paraId="3C098DD4" w14:textId="77777777" w:rsidR="003166B4" w:rsidRPr="0024527A" w:rsidRDefault="003166B4" w:rsidP="00226F99">
            <w:pPr>
              <w:spacing w:after="0" w:line="240" w:lineRule="auto"/>
              <w:rPr>
                <w:rFonts w:ascii="Calibri" w:eastAsia="Times New Roman" w:hAnsi="Calibri" w:cs="Calibri"/>
              </w:rPr>
            </w:pPr>
            <w:r w:rsidRPr="00874A52">
              <w:rPr>
                <w:rFonts w:ascii="Calibri" w:eastAsia="Times New Roman" w:hAnsi="Calibri" w:cs="Calibri"/>
              </w:rPr>
              <w:t>Example-</w:t>
            </w:r>
            <w:r w:rsidRPr="004C6060">
              <w:rPr>
                <w:rFonts w:ascii="Calibri" w:eastAsia="Times New Roman" w:hAnsi="Calibri" w:cs="Calibri"/>
                <w:i/>
                <w:iCs/>
              </w:rPr>
              <w:t xml:space="preserve"> F-35</w:t>
            </w:r>
            <w:r>
              <w:rPr>
                <w:rFonts w:ascii="Calibri" w:eastAsia="Times New Roman" w:hAnsi="Calibri" w:cs="Calibri"/>
                <w:i/>
                <w:iCs/>
              </w:rPr>
              <w:t xml:space="preserve">A (for which the family is </w:t>
            </w:r>
            <w:r w:rsidRPr="004C6060">
              <w:rPr>
                <w:rFonts w:ascii="Calibri" w:eastAsia="Times New Roman" w:hAnsi="Calibri" w:cs="Calibri"/>
                <w:i/>
                <w:iCs/>
              </w:rPr>
              <w:t>F-35 Lightning II</w:t>
            </w:r>
            <w:r>
              <w:rPr>
                <w:rFonts w:ascii="Calibri" w:eastAsia="Times New Roman" w:hAnsi="Calibri" w:cs="Calibri"/>
                <w:i/>
                <w:iCs/>
              </w:rPr>
              <w:t>)</w:t>
            </w:r>
          </w:p>
        </w:tc>
      </w:tr>
      <w:tr w:rsidR="003166B4" w:rsidRPr="00EF4377" w14:paraId="002B1E44"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7A39A337" w14:textId="77777777" w:rsidR="003166B4" w:rsidRPr="0024527A" w:rsidRDefault="003166B4" w:rsidP="00226F99">
            <w:pPr>
              <w:spacing w:after="0" w:line="240" w:lineRule="auto"/>
              <w:jc w:val="center"/>
              <w:rPr>
                <w:rFonts w:ascii="Calibri" w:eastAsia="Times New Roman" w:hAnsi="Calibri" w:cs="Calibri"/>
              </w:rPr>
            </w:pPr>
            <w:r w:rsidRPr="0024527A">
              <w:rPr>
                <w:rFonts w:ascii="Calibri" w:eastAsia="Times New Roman" w:hAnsi="Calibri" w:cs="Calibri"/>
              </w:rPr>
              <w:t>System Piloting</w:t>
            </w:r>
          </w:p>
        </w:tc>
        <w:tc>
          <w:tcPr>
            <w:tcW w:w="9380" w:type="dxa"/>
            <w:tcBorders>
              <w:top w:val="nil"/>
              <w:left w:val="nil"/>
              <w:bottom w:val="single" w:sz="4" w:space="0" w:color="auto"/>
              <w:right w:val="single" w:sz="4" w:space="0" w:color="auto"/>
            </w:tcBorders>
            <w:noWrap/>
            <w:vAlign w:val="bottom"/>
            <w:hideMark/>
          </w:tcPr>
          <w:p w14:paraId="38EDF0F6" w14:textId="77777777" w:rsidR="003166B4" w:rsidRDefault="003166B4" w:rsidP="00226F99">
            <w:pPr>
              <w:spacing w:after="0" w:line="240" w:lineRule="auto"/>
              <w:rPr>
                <w:rFonts w:ascii="Calibri" w:eastAsia="Times New Roman" w:hAnsi="Calibri" w:cs="Calibri"/>
              </w:rPr>
            </w:pPr>
            <w:r>
              <w:rPr>
                <w:rFonts w:ascii="Calibri" w:eastAsia="Times New Roman" w:hAnsi="Calibri" w:cs="Calibri"/>
              </w:rPr>
              <w:t>This data point provides</w:t>
            </w:r>
            <w:r w:rsidRPr="00EF4377">
              <w:rPr>
                <w:rFonts w:ascii="Calibri" w:eastAsia="Times New Roman" w:hAnsi="Calibri" w:cs="Calibri"/>
              </w:rPr>
              <w:t xml:space="preserve"> details of the vehicle driving system </w:t>
            </w:r>
            <w:r>
              <w:rPr>
                <w:rFonts w:ascii="Calibri" w:eastAsia="Times New Roman" w:hAnsi="Calibri" w:cs="Calibri"/>
              </w:rPr>
              <w:t>purchased</w:t>
            </w:r>
            <w:r w:rsidRPr="00EF4377">
              <w:rPr>
                <w:rFonts w:ascii="Calibri" w:eastAsia="Times New Roman" w:hAnsi="Calibri" w:cs="Calibri"/>
              </w:rPr>
              <w:t xml:space="preserve"> </w:t>
            </w:r>
            <w:r>
              <w:rPr>
                <w:rFonts w:ascii="Calibri" w:eastAsia="Times New Roman" w:hAnsi="Calibri" w:cs="Calibri"/>
              </w:rPr>
              <w:t>through</w:t>
            </w:r>
            <w:r w:rsidRPr="00EF4377">
              <w:rPr>
                <w:rFonts w:ascii="Calibri" w:eastAsia="Times New Roman" w:hAnsi="Calibri" w:cs="Calibri"/>
              </w:rPr>
              <w:t xml:space="preserve"> the contract</w:t>
            </w:r>
            <w:r>
              <w:rPr>
                <w:rFonts w:ascii="Calibri" w:eastAsia="Times New Roman" w:hAnsi="Calibri" w:cs="Calibri"/>
              </w:rPr>
              <w:t>. This is captured</w:t>
            </w:r>
            <w:r w:rsidRPr="00EF4377">
              <w:rPr>
                <w:rFonts w:ascii="Calibri" w:eastAsia="Times New Roman" w:hAnsi="Calibri" w:cs="Calibri"/>
              </w:rPr>
              <w:t xml:space="preserve"> using the following dropdown options:</w:t>
            </w:r>
          </w:p>
          <w:p w14:paraId="1B41E9D5" w14:textId="77777777" w:rsidR="003166B4" w:rsidRPr="00EF4377" w:rsidRDefault="003166B4" w:rsidP="00226F99">
            <w:pPr>
              <w:spacing w:after="0" w:line="240" w:lineRule="auto"/>
              <w:rPr>
                <w:rFonts w:ascii="Calibri" w:eastAsia="Times New Roman" w:hAnsi="Calibri" w:cs="Calibri"/>
              </w:rPr>
            </w:pPr>
          </w:p>
          <w:p w14:paraId="4AB44966" w14:textId="77777777" w:rsidR="003166B4" w:rsidRPr="00EF4377" w:rsidRDefault="003166B4" w:rsidP="003166B4">
            <w:pPr>
              <w:numPr>
                <w:ilvl w:val="0"/>
                <w:numId w:val="15"/>
              </w:numPr>
              <w:spacing w:after="0" w:line="240" w:lineRule="auto"/>
              <w:rPr>
                <w:rFonts w:ascii="Calibri" w:eastAsia="Times New Roman" w:hAnsi="Calibri" w:cs="Calibri"/>
              </w:rPr>
            </w:pPr>
            <w:r w:rsidRPr="00EF4377">
              <w:rPr>
                <w:rFonts w:ascii="Calibri" w:eastAsia="Times New Roman" w:hAnsi="Calibri" w:cs="Calibri"/>
              </w:rPr>
              <w:t xml:space="preserve">Crewed – Select this when the system requires human involvement to operate or pilot. </w:t>
            </w:r>
            <w:r w:rsidRPr="00EF4377">
              <w:rPr>
                <w:rFonts w:ascii="Calibri" w:eastAsia="Times New Roman" w:hAnsi="Calibri" w:cs="Calibri"/>
                <w:i/>
                <w:iCs/>
              </w:rPr>
              <w:t>Example: Fighter jets, tankers.</w:t>
            </w:r>
          </w:p>
          <w:p w14:paraId="0170B0AA" w14:textId="77777777" w:rsidR="003166B4" w:rsidRPr="00EF4377" w:rsidRDefault="003166B4" w:rsidP="003166B4">
            <w:pPr>
              <w:numPr>
                <w:ilvl w:val="0"/>
                <w:numId w:val="15"/>
              </w:numPr>
              <w:spacing w:after="0" w:line="240" w:lineRule="auto"/>
              <w:rPr>
                <w:rFonts w:ascii="Calibri" w:eastAsia="Times New Roman" w:hAnsi="Calibri" w:cs="Calibri"/>
              </w:rPr>
            </w:pPr>
            <w:r w:rsidRPr="00EF4377">
              <w:rPr>
                <w:rFonts w:ascii="Calibri" w:eastAsia="Times New Roman" w:hAnsi="Calibri" w:cs="Calibri"/>
              </w:rPr>
              <w:t xml:space="preserve">Uncrewed – Select this when the system operates without human involvement. </w:t>
            </w:r>
            <w:r w:rsidRPr="00EF4377">
              <w:rPr>
                <w:rFonts w:ascii="Calibri" w:eastAsia="Times New Roman" w:hAnsi="Calibri" w:cs="Calibri"/>
                <w:i/>
                <w:iCs/>
              </w:rPr>
              <w:t>Example: Unmanned aerial vehicles (UAVs).</w:t>
            </w:r>
          </w:p>
          <w:p w14:paraId="5B361EBB" w14:textId="77777777" w:rsidR="003166B4" w:rsidRPr="00EF4377" w:rsidRDefault="003166B4" w:rsidP="003166B4">
            <w:pPr>
              <w:numPr>
                <w:ilvl w:val="0"/>
                <w:numId w:val="15"/>
              </w:numPr>
              <w:spacing w:after="0" w:line="240" w:lineRule="auto"/>
              <w:rPr>
                <w:rFonts w:ascii="Calibri" w:eastAsia="Times New Roman" w:hAnsi="Calibri" w:cs="Calibri"/>
              </w:rPr>
            </w:pPr>
            <w:r w:rsidRPr="00EF4377">
              <w:rPr>
                <w:rFonts w:ascii="Calibri" w:eastAsia="Times New Roman" w:hAnsi="Calibri" w:cs="Calibri"/>
              </w:rPr>
              <w:t>Optional – Use this when the product supports both crewed and uncrewed operation, with the choice being optional.</w:t>
            </w:r>
          </w:p>
          <w:p w14:paraId="4645D5E2" w14:textId="77777777" w:rsidR="003166B4" w:rsidRPr="00EF4377" w:rsidRDefault="003166B4" w:rsidP="003166B4">
            <w:pPr>
              <w:numPr>
                <w:ilvl w:val="0"/>
                <w:numId w:val="15"/>
              </w:numPr>
              <w:spacing w:after="0" w:line="240" w:lineRule="auto"/>
              <w:rPr>
                <w:rFonts w:ascii="Calibri" w:eastAsia="Times New Roman" w:hAnsi="Calibri" w:cs="Calibri"/>
              </w:rPr>
            </w:pPr>
            <w:r w:rsidRPr="00EF4377">
              <w:rPr>
                <w:rFonts w:ascii="Calibri" w:eastAsia="Times New Roman" w:hAnsi="Calibri" w:cs="Calibri"/>
              </w:rPr>
              <w:t xml:space="preserve">Not Applicable – Select this when the product does not require a piloting or driving system. </w:t>
            </w:r>
            <w:r w:rsidRPr="00EF4377">
              <w:rPr>
                <w:rFonts w:ascii="Calibri" w:eastAsia="Times New Roman" w:hAnsi="Calibri" w:cs="Calibri"/>
                <w:i/>
                <w:iCs/>
              </w:rPr>
              <w:t>Example: Artillery guns.</w:t>
            </w:r>
          </w:p>
        </w:tc>
      </w:tr>
      <w:tr w:rsidR="003166B4" w:rsidRPr="0024527A" w14:paraId="21EF8CE0"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1134BE0B" w14:textId="77777777" w:rsidR="003166B4" w:rsidRPr="0024527A" w:rsidRDefault="003166B4" w:rsidP="00226F99">
            <w:pPr>
              <w:spacing w:after="0" w:line="240" w:lineRule="auto"/>
              <w:jc w:val="center"/>
              <w:rPr>
                <w:rFonts w:ascii="Calibri" w:eastAsia="Times New Roman" w:hAnsi="Calibri" w:cs="Calibri"/>
              </w:rPr>
            </w:pPr>
            <w:r w:rsidRPr="0024527A">
              <w:rPr>
                <w:rFonts w:ascii="Calibri" w:eastAsia="Times New Roman" w:hAnsi="Calibri" w:cs="Calibri"/>
              </w:rPr>
              <w:t>Supplier Name</w:t>
            </w:r>
          </w:p>
        </w:tc>
        <w:tc>
          <w:tcPr>
            <w:tcW w:w="9380" w:type="dxa"/>
            <w:tcBorders>
              <w:top w:val="nil"/>
              <w:left w:val="nil"/>
              <w:bottom w:val="single" w:sz="4" w:space="0" w:color="auto"/>
              <w:right w:val="single" w:sz="4" w:space="0" w:color="auto"/>
            </w:tcBorders>
            <w:noWrap/>
            <w:vAlign w:val="bottom"/>
            <w:hideMark/>
          </w:tcPr>
          <w:p w14:paraId="474E4D12" w14:textId="77777777" w:rsidR="003166B4" w:rsidRPr="0024527A" w:rsidRDefault="003166B4" w:rsidP="00226F99">
            <w:pPr>
              <w:spacing w:after="0" w:line="240" w:lineRule="auto"/>
              <w:rPr>
                <w:rFonts w:ascii="Calibri" w:eastAsia="Times New Roman" w:hAnsi="Calibri" w:cs="Calibri"/>
              </w:rPr>
            </w:pPr>
            <w:r w:rsidRPr="00FB6353">
              <w:rPr>
                <w:rFonts w:ascii="Calibri" w:eastAsia="Times New Roman" w:hAnsi="Calibri" w:cs="Calibri"/>
              </w:rPr>
              <w:t>This data point captures the seller’s company name (e.g., Lockheed Martin). All company names are pre-populated in a dropdown list, and the analyst should select the appropriate one. If a new company name is identified and not present in the dropdown, the analyst may add it.</w:t>
            </w:r>
            <w:r>
              <w:rPr>
                <w:rFonts w:ascii="Calibri" w:eastAsia="Times New Roman" w:hAnsi="Calibri" w:cs="Calibri"/>
              </w:rPr>
              <w:br/>
            </w:r>
            <w:r w:rsidRPr="00AC4499">
              <w:rPr>
                <w:rFonts w:ascii="Calibri" w:eastAsia="Times New Roman" w:hAnsi="Calibri" w:cs="Calibri"/>
                <w:b/>
                <w:bCs/>
              </w:rPr>
              <w:t>Note:</w:t>
            </w:r>
            <w:r>
              <w:rPr>
                <w:rFonts w:ascii="Calibri" w:eastAsia="Times New Roman" w:hAnsi="Calibri" w:cs="Calibri"/>
              </w:rPr>
              <w:t xml:space="preserve"> </w:t>
            </w:r>
            <w:r w:rsidRPr="00AC4499">
              <w:rPr>
                <w:rFonts w:ascii="Calibri" w:eastAsia="Times New Roman" w:hAnsi="Calibri" w:cs="Calibri"/>
              </w:rPr>
              <w:t>When adding new companies, only the main company name should be entered</w:t>
            </w:r>
            <w:r>
              <w:rPr>
                <w:rFonts w:ascii="Calibri" w:eastAsia="Times New Roman" w:hAnsi="Calibri" w:cs="Calibri"/>
              </w:rPr>
              <w:t xml:space="preserve"> and </w:t>
            </w:r>
            <w:r w:rsidRPr="00AC4499">
              <w:rPr>
                <w:rFonts w:ascii="Calibri" w:eastAsia="Times New Roman" w:hAnsi="Calibri" w:cs="Calibri"/>
              </w:rPr>
              <w:t>not individual business divisions or subsidiaries. For example</w:t>
            </w:r>
            <w:r>
              <w:rPr>
                <w:rFonts w:ascii="Calibri" w:eastAsia="Times New Roman" w:hAnsi="Calibri" w:cs="Calibri"/>
              </w:rPr>
              <w:t>-</w:t>
            </w:r>
            <w:r w:rsidRPr="00AC4499">
              <w:rPr>
                <w:rFonts w:ascii="Calibri" w:eastAsia="Times New Roman" w:hAnsi="Calibri" w:cs="Calibri"/>
              </w:rPr>
              <w:t xml:space="preserve"> Lockheed Martin</w:t>
            </w:r>
            <w:r>
              <w:rPr>
                <w:rFonts w:ascii="Calibri" w:eastAsia="Times New Roman" w:hAnsi="Calibri" w:cs="Calibri"/>
              </w:rPr>
              <w:t xml:space="preserve"> is correct to add</w:t>
            </w:r>
            <w:r w:rsidRPr="00AC4499">
              <w:rPr>
                <w:rFonts w:ascii="Calibri" w:eastAsia="Times New Roman" w:hAnsi="Calibri" w:cs="Calibri"/>
              </w:rPr>
              <w:t xml:space="preserve"> instead of Lockheed Martin Aeronautics</w:t>
            </w:r>
            <w:r>
              <w:rPr>
                <w:rFonts w:ascii="Calibri" w:eastAsia="Times New Roman" w:hAnsi="Calibri" w:cs="Calibri"/>
              </w:rPr>
              <w:t>, etc.</w:t>
            </w:r>
          </w:p>
        </w:tc>
      </w:tr>
      <w:tr w:rsidR="003166B4" w:rsidRPr="0024527A" w14:paraId="318F4A6C"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7DFC1EF9" w14:textId="77777777" w:rsidR="003166B4" w:rsidRPr="0024527A" w:rsidRDefault="003166B4" w:rsidP="00226F99">
            <w:pPr>
              <w:spacing w:after="0" w:line="240" w:lineRule="auto"/>
              <w:jc w:val="center"/>
              <w:rPr>
                <w:rFonts w:ascii="Calibri" w:eastAsia="Times New Roman" w:hAnsi="Calibri" w:cs="Calibri"/>
              </w:rPr>
            </w:pPr>
            <w:r w:rsidRPr="0024527A">
              <w:rPr>
                <w:rFonts w:ascii="Calibri" w:eastAsia="Times New Roman" w:hAnsi="Calibri" w:cs="Calibri"/>
              </w:rPr>
              <w:t>Program Type</w:t>
            </w:r>
          </w:p>
        </w:tc>
        <w:tc>
          <w:tcPr>
            <w:tcW w:w="9380" w:type="dxa"/>
            <w:tcBorders>
              <w:top w:val="nil"/>
              <w:left w:val="nil"/>
              <w:bottom w:val="single" w:sz="4" w:space="0" w:color="auto"/>
              <w:right w:val="single" w:sz="4" w:space="0" w:color="auto"/>
            </w:tcBorders>
            <w:noWrap/>
            <w:vAlign w:val="bottom"/>
            <w:hideMark/>
          </w:tcPr>
          <w:p w14:paraId="64D0F2D8" w14:textId="77777777" w:rsidR="003166B4" w:rsidRDefault="003166B4" w:rsidP="00226F99">
            <w:pPr>
              <w:spacing w:after="0" w:line="240" w:lineRule="auto"/>
              <w:rPr>
                <w:rFonts w:ascii="Calibri" w:eastAsia="Times New Roman" w:hAnsi="Calibri" w:cs="Calibri"/>
              </w:rPr>
            </w:pPr>
            <w:r>
              <w:rPr>
                <w:rFonts w:ascii="Calibri" w:eastAsia="Times New Roman" w:hAnsi="Calibri" w:cs="Calibri"/>
              </w:rPr>
              <w:t>The field provides details of the purpose of the buyer. The analyst needs to select from the following dropdown to capture the data:</w:t>
            </w:r>
          </w:p>
          <w:p w14:paraId="3F013AA9" w14:textId="77777777" w:rsidR="003166B4" w:rsidRDefault="003166B4" w:rsidP="00226F99">
            <w:pPr>
              <w:spacing w:after="0" w:line="240" w:lineRule="auto"/>
              <w:rPr>
                <w:rFonts w:ascii="Calibri" w:eastAsia="Times New Roman" w:hAnsi="Calibri" w:cs="Calibri"/>
              </w:rPr>
            </w:pPr>
          </w:p>
          <w:p w14:paraId="2D343857" w14:textId="77777777" w:rsidR="003166B4" w:rsidRDefault="003166B4" w:rsidP="003166B4">
            <w:pPr>
              <w:pStyle w:val="ListParagraph"/>
              <w:numPr>
                <w:ilvl w:val="0"/>
                <w:numId w:val="17"/>
              </w:numPr>
              <w:spacing w:after="0" w:line="240" w:lineRule="auto"/>
              <w:rPr>
                <w:rFonts w:ascii="Calibri" w:eastAsia="Times New Roman" w:hAnsi="Calibri" w:cs="Calibri"/>
              </w:rPr>
            </w:pPr>
            <w:r w:rsidRPr="00924F63">
              <w:rPr>
                <w:rFonts w:ascii="Calibri" w:eastAsia="Times New Roman" w:hAnsi="Calibri" w:cs="Calibri"/>
              </w:rPr>
              <w:t xml:space="preserve">Training - </w:t>
            </w:r>
            <w:r w:rsidRPr="00D71B21">
              <w:rPr>
                <w:rFonts w:ascii="Calibri" w:eastAsia="Times New Roman" w:hAnsi="Calibri" w:cs="Calibri"/>
              </w:rPr>
              <w:t>Applicable to contracts involving the purchase of military training services.</w:t>
            </w:r>
          </w:p>
          <w:p w14:paraId="47623E5E" w14:textId="77777777" w:rsidR="003166B4" w:rsidRPr="00924F63" w:rsidRDefault="003166B4" w:rsidP="00226F99">
            <w:pPr>
              <w:pStyle w:val="ListParagraph"/>
              <w:spacing w:after="0" w:line="240" w:lineRule="auto"/>
              <w:rPr>
                <w:rFonts w:ascii="Calibri" w:eastAsia="Times New Roman" w:hAnsi="Calibri" w:cs="Calibri"/>
              </w:rPr>
            </w:pPr>
            <w:r w:rsidRPr="00D71B21">
              <w:rPr>
                <w:rFonts w:ascii="Calibri" w:eastAsia="Times New Roman" w:hAnsi="Calibri" w:cs="Calibri"/>
                <w:b/>
                <w:bCs/>
              </w:rPr>
              <w:t>Note:</w:t>
            </w:r>
            <w:r w:rsidRPr="00924F63">
              <w:rPr>
                <w:rFonts w:ascii="Calibri" w:eastAsia="Times New Roman" w:hAnsi="Calibri" w:cs="Calibri"/>
              </w:rPr>
              <w:t xml:space="preserve"> Purchase of </w:t>
            </w:r>
            <w:r>
              <w:rPr>
                <w:rFonts w:ascii="Calibri" w:eastAsia="Times New Roman" w:hAnsi="Calibri" w:cs="Calibri"/>
              </w:rPr>
              <w:t>t</w:t>
            </w:r>
            <w:r w:rsidRPr="00924F63">
              <w:rPr>
                <w:rFonts w:ascii="Calibri" w:eastAsia="Times New Roman" w:hAnsi="Calibri" w:cs="Calibri"/>
              </w:rPr>
              <w:t xml:space="preserve">raining aircraft or simulators, </w:t>
            </w:r>
            <w:r>
              <w:rPr>
                <w:rFonts w:ascii="Calibri" w:eastAsia="Times New Roman" w:hAnsi="Calibri" w:cs="Calibri"/>
              </w:rPr>
              <w:t>and other similar items should be classified under procurement.</w:t>
            </w:r>
          </w:p>
          <w:p w14:paraId="1EFF710B" w14:textId="77777777" w:rsidR="003166B4" w:rsidRDefault="003166B4" w:rsidP="00226F99">
            <w:pPr>
              <w:spacing w:after="0" w:line="240" w:lineRule="auto"/>
              <w:rPr>
                <w:rFonts w:ascii="Calibri" w:eastAsia="Times New Roman" w:hAnsi="Calibri" w:cs="Calibri"/>
              </w:rPr>
            </w:pPr>
          </w:p>
          <w:p w14:paraId="48A0851E" w14:textId="77777777" w:rsidR="003166B4" w:rsidRPr="00924F63" w:rsidRDefault="003166B4" w:rsidP="003166B4">
            <w:pPr>
              <w:pStyle w:val="ListParagraph"/>
              <w:numPr>
                <w:ilvl w:val="0"/>
                <w:numId w:val="17"/>
              </w:numPr>
              <w:spacing w:after="0" w:line="240" w:lineRule="auto"/>
              <w:rPr>
                <w:rFonts w:ascii="Calibri" w:eastAsia="Times New Roman" w:hAnsi="Calibri" w:cs="Calibri"/>
              </w:rPr>
            </w:pPr>
            <w:r w:rsidRPr="00924F63">
              <w:rPr>
                <w:rFonts w:ascii="Calibri" w:eastAsia="Times New Roman" w:hAnsi="Calibri" w:cs="Calibri"/>
              </w:rPr>
              <w:t>Procurement - Select if the purchase is conducted to acquire new product and not for upgradation or repair. New constructions are also part of procurement.</w:t>
            </w:r>
          </w:p>
          <w:p w14:paraId="511FACBC" w14:textId="77777777" w:rsidR="003166B4" w:rsidRPr="00AA2285" w:rsidRDefault="003166B4" w:rsidP="00226F99">
            <w:pPr>
              <w:spacing w:after="0" w:line="240" w:lineRule="auto"/>
              <w:rPr>
                <w:rFonts w:ascii="Calibri" w:eastAsia="Times New Roman" w:hAnsi="Calibri" w:cs="Calibri"/>
              </w:rPr>
            </w:pPr>
          </w:p>
          <w:p w14:paraId="47328429" w14:textId="77777777" w:rsidR="003166B4" w:rsidRPr="00924F63" w:rsidRDefault="003166B4" w:rsidP="003166B4">
            <w:pPr>
              <w:pStyle w:val="ListParagraph"/>
              <w:numPr>
                <w:ilvl w:val="0"/>
                <w:numId w:val="17"/>
              </w:numPr>
              <w:spacing w:after="0" w:line="240" w:lineRule="auto"/>
              <w:rPr>
                <w:rFonts w:ascii="Calibri" w:eastAsia="Times New Roman" w:hAnsi="Calibri" w:cs="Calibri"/>
              </w:rPr>
            </w:pPr>
            <w:r w:rsidRPr="00924F63">
              <w:rPr>
                <w:rFonts w:ascii="Calibri" w:eastAsia="Times New Roman" w:hAnsi="Calibri" w:cs="Calibri"/>
              </w:rPr>
              <w:t>MRO/Support- MRO is Maintenance, Repair, and Operations and this is selected for any contract that is related to repair and maintenance for the sustainment of existing equipment.</w:t>
            </w:r>
          </w:p>
          <w:p w14:paraId="7804E6E4" w14:textId="77777777" w:rsidR="003166B4" w:rsidRDefault="003166B4" w:rsidP="00226F99">
            <w:pPr>
              <w:spacing w:after="0" w:line="240" w:lineRule="auto"/>
              <w:rPr>
                <w:rFonts w:ascii="Calibri" w:eastAsia="Times New Roman" w:hAnsi="Calibri" w:cs="Calibri"/>
              </w:rPr>
            </w:pPr>
          </w:p>
          <w:p w14:paraId="6F1ABC66" w14:textId="77777777" w:rsidR="003166B4" w:rsidRPr="00924F63" w:rsidRDefault="003166B4" w:rsidP="003166B4">
            <w:pPr>
              <w:pStyle w:val="ListParagraph"/>
              <w:numPr>
                <w:ilvl w:val="0"/>
                <w:numId w:val="17"/>
              </w:numPr>
              <w:spacing w:after="0" w:line="240" w:lineRule="auto"/>
              <w:rPr>
                <w:rFonts w:ascii="Calibri" w:eastAsia="Times New Roman" w:hAnsi="Calibri" w:cs="Calibri"/>
              </w:rPr>
            </w:pPr>
            <w:r w:rsidRPr="00924F63">
              <w:rPr>
                <w:rFonts w:ascii="Calibri" w:eastAsia="Times New Roman" w:hAnsi="Calibri" w:cs="Calibri"/>
              </w:rPr>
              <w:t xml:space="preserve">RDT&amp;E- If the contract is primarily or wholly for a prototype, then this program type is selected. </w:t>
            </w:r>
            <w:r w:rsidRPr="00D71B21">
              <w:rPr>
                <w:rFonts w:ascii="Calibri" w:eastAsia="Times New Roman" w:hAnsi="Calibri" w:cs="Calibri"/>
              </w:rPr>
              <w:t xml:space="preserve">It should also be </w:t>
            </w:r>
            <w:r>
              <w:rPr>
                <w:rFonts w:ascii="Calibri" w:eastAsia="Times New Roman" w:hAnsi="Calibri" w:cs="Calibri"/>
              </w:rPr>
              <w:t>selected</w:t>
            </w:r>
            <w:r w:rsidRPr="00D71B21">
              <w:rPr>
                <w:rFonts w:ascii="Calibri" w:eastAsia="Times New Roman" w:hAnsi="Calibri" w:cs="Calibri"/>
              </w:rPr>
              <w:t xml:space="preserve"> when </w:t>
            </w:r>
            <w:proofErr w:type="gramStart"/>
            <w:r w:rsidRPr="00D71B21">
              <w:rPr>
                <w:rFonts w:ascii="Calibri" w:eastAsia="Times New Roman" w:hAnsi="Calibri" w:cs="Calibri"/>
              </w:rPr>
              <w:t>the majority of</w:t>
            </w:r>
            <w:proofErr w:type="gramEnd"/>
            <w:r w:rsidRPr="00D71B21">
              <w:rPr>
                <w:rFonts w:ascii="Calibri" w:eastAsia="Times New Roman" w:hAnsi="Calibri" w:cs="Calibri"/>
              </w:rPr>
              <w:t xml:space="preserve"> funding comes from RDT&amp;E funds.</w:t>
            </w:r>
          </w:p>
          <w:p w14:paraId="6FBA93C1" w14:textId="77777777" w:rsidR="003166B4" w:rsidRDefault="003166B4" w:rsidP="00226F99">
            <w:pPr>
              <w:spacing w:after="0" w:line="240" w:lineRule="auto"/>
              <w:rPr>
                <w:rFonts w:ascii="Calibri" w:eastAsia="Times New Roman" w:hAnsi="Calibri" w:cs="Calibri"/>
              </w:rPr>
            </w:pPr>
          </w:p>
          <w:p w14:paraId="63C3594F" w14:textId="77777777" w:rsidR="003166B4" w:rsidRPr="00924F63" w:rsidRDefault="003166B4" w:rsidP="003166B4">
            <w:pPr>
              <w:pStyle w:val="ListParagraph"/>
              <w:numPr>
                <w:ilvl w:val="0"/>
                <w:numId w:val="17"/>
              </w:numPr>
              <w:spacing w:after="0" w:line="240" w:lineRule="auto"/>
              <w:rPr>
                <w:rFonts w:ascii="Calibri" w:eastAsia="Times New Roman" w:hAnsi="Calibri" w:cs="Calibri"/>
              </w:rPr>
            </w:pPr>
            <w:r w:rsidRPr="00924F63">
              <w:rPr>
                <w:rFonts w:ascii="Calibri" w:eastAsia="Times New Roman" w:hAnsi="Calibri" w:cs="Calibri"/>
              </w:rPr>
              <w:t>Upgrade- If the contract is made to purchase components or services to upgrade existing equipment.</w:t>
            </w:r>
          </w:p>
          <w:p w14:paraId="584611D3" w14:textId="77777777" w:rsidR="003166B4" w:rsidRPr="00AA2285" w:rsidRDefault="003166B4" w:rsidP="00226F99">
            <w:pPr>
              <w:spacing w:after="0" w:line="240" w:lineRule="auto"/>
              <w:rPr>
                <w:rFonts w:ascii="Calibri" w:eastAsia="Times New Roman" w:hAnsi="Calibri" w:cs="Calibri"/>
              </w:rPr>
            </w:pPr>
            <w:r>
              <w:rPr>
                <w:rFonts w:ascii="Calibri" w:eastAsia="Times New Roman" w:hAnsi="Calibri" w:cs="Calibri"/>
              </w:rPr>
              <w:t xml:space="preserve"> </w:t>
            </w:r>
          </w:p>
          <w:p w14:paraId="1326BB99" w14:textId="77777777" w:rsidR="003166B4" w:rsidRPr="00924F63" w:rsidRDefault="003166B4" w:rsidP="003166B4">
            <w:pPr>
              <w:pStyle w:val="ListParagraph"/>
              <w:numPr>
                <w:ilvl w:val="0"/>
                <w:numId w:val="17"/>
              </w:numPr>
              <w:spacing w:after="0" w:line="240" w:lineRule="auto"/>
              <w:rPr>
                <w:rFonts w:ascii="Calibri" w:eastAsia="Times New Roman" w:hAnsi="Calibri" w:cs="Calibri"/>
              </w:rPr>
            </w:pPr>
            <w:r w:rsidRPr="00924F63">
              <w:rPr>
                <w:rFonts w:ascii="Calibri" w:eastAsia="Times New Roman" w:hAnsi="Calibri" w:cs="Calibri"/>
              </w:rPr>
              <w:t>Other Service- This is picked when the contract does not fall under the above categories.</w:t>
            </w:r>
          </w:p>
          <w:p w14:paraId="4FF79E4B" w14:textId="77777777" w:rsidR="003166B4" w:rsidRDefault="003166B4" w:rsidP="00226F99">
            <w:pPr>
              <w:spacing w:after="0" w:line="240" w:lineRule="auto"/>
              <w:rPr>
                <w:rFonts w:ascii="Calibri" w:eastAsia="Times New Roman" w:hAnsi="Calibri" w:cs="Calibri"/>
              </w:rPr>
            </w:pPr>
          </w:p>
          <w:p w14:paraId="6980888C" w14:textId="77777777" w:rsidR="003166B4" w:rsidRPr="00924F63" w:rsidRDefault="003166B4" w:rsidP="003166B4">
            <w:pPr>
              <w:pStyle w:val="ListParagraph"/>
              <w:numPr>
                <w:ilvl w:val="0"/>
                <w:numId w:val="17"/>
              </w:numPr>
              <w:spacing w:after="0" w:line="240" w:lineRule="auto"/>
              <w:rPr>
                <w:rFonts w:ascii="Calibri" w:eastAsia="Times New Roman" w:hAnsi="Calibri" w:cs="Calibri"/>
              </w:rPr>
            </w:pPr>
            <w:r w:rsidRPr="00924F63">
              <w:rPr>
                <w:rFonts w:ascii="Calibri" w:eastAsia="Times New Roman" w:hAnsi="Calibri" w:cs="Calibri"/>
              </w:rPr>
              <w:t>Unknown- Only selected if the program type is unknown.</w:t>
            </w:r>
          </w:p>
          <w:p w14:paraId="030352E2" w14:textId="77777777" w:rsidR="003166B4" w:rsidRPr="0024527A" w:rsidRDefault="003166B4" w:rsidP="00226F99">
            <w:pPr>
              <w:spacing w:after="0" w:line="240" w:lineRule="auto"/>
              <w:rPr>
                <w:rFonts w:ascii="Calibri" w:eastAsia="Times New Roman" w:hAnsi="Calibri" w:cs="Calibri"/>
              </w:rPr>
            </w:pPr>
          </w:p>
        </w:tc>
      </w:tr>
      <w:tr w:rsidR="003166B4" w:rsidRPr="008872CE" w14:paraId="5A719C9C"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6126CC0E" w14:textId="77777777" w:rsidR="003166B4" w:rsidRPr="0024527A" w:rsidRDefault="003166B4" w:rsidP="00226F99">
            <w:pPr>
              <w:spacing w:after="0" w:line="240" w:lineRule="auto"/>
              <w:jc w:val="center"/>
              <w:rPr>
                <w:rFonts w:ascii="Calibri" w:eastAsia="Times New Roman" w:hAnsi="Calibri" w:cs="Calibri"/>
              </w:rPr>
            </w:pPr>
            <w:r w:rsidRPr="005624C6">
              <w:rPr>
                <w:rFonts w:ascii="Calibri" w:eastAsia="Times New Roman" w:hAnsi="Calibri" w:cs="Calibri"/>
              </w:rPr>
              <w:t xml:space="preserve">Expected MRO Contract </w:t>
            </w:r>
            <w:r w:rsidRPr="005624C6">
              <w:rPr>
                <w:rFonts w:ascii="Calibri" w:eastAsia="Times New Roman" w:hAnsi="Calibri" w:cs="Calibri"/>
              </w:rPr>
              <w:lastRenderedPageBreak/>
              <w:t>Duration (Months)</w:t>
            </w:r>
          </w:p>
        </w:tc>
        <w:tc>
          <w:tcPr>
            <w:tcW w:w="9380" w:type="dxa"/>
            <w:tcBorders>
              <w:top w:val="nil"/>
              <w:left w:val="nil"/>
              <w:bottom w:val="single" w:sz="4" w:space="0" w:color="auto"/>
              <w:right w:val="single" w:sz="4" w:space="0" w:color="auto"/>
            </w:tcBorders>
            <w:noWrap/>
            <w:vAlign w:val="bottom"/>
            <w:hideMark/>
          </w:tcPr>
          <w:p w14:paraId="48B05F5B" w14:textId="77777777" w:rsidR="003166B4" w:rsidRDefault="003166B4" w:rsidP="00226F99">
            <w:pPr>
              <w:pStyle w:val="NoSpacing"/>
            </w:pPr>
            <w:r>
              <w:lastRenderedPageBreak/>
              <w:t xml:space="preserve">Enter the contract execution duration in months and this is applicable only for MRO/Support contracts. For </w:t>
            </w:r>
            <w:ins w:id="0" w:author="Hutchison, Rachel" w:date="2025-09-22T08:30:00Z" w16du:dateUtc="2025-09-22T07:30:00Z">
              <w:r>
                <w:t xml:space="preserve">all other </w:t>
              </w:r>
            </w:ins>
            <w:del w:id="1" w:author="Hutchison, Rachel" w:date="2025-09-22T08:30:00Z" w16du:dateUtc="2025-09-22T07:30:00Z">
              <w:r w:rsidDel="00EA513E">
                <w:delText xml:space="preserve">Procurement </w:delText>
              </w:r>
            </w:del>
            <w:r>
              <w:t>contract</w:t>
            </w:r>
            <w:ins w:id="2" w:author="Hutchison, Rachel" w:date="2025-09-22T08:30:00Z" w16du:dateUtc="2025-09-22T07:30:00Z">
              <w:r>
                <w:t xml:space="preserve"> types</w:t>
              </w:r>
            </w:ins>
            <w:del w:id="3" w:author="Hutchison, Rachel" w:date="2025-09-22T08:30:00Z" w16du:dateUtc="2025-09-22T07:30:00Z">
              <w:r w:rsidDel="00EA513E">
                <w:delText>s</w:delText>
              </w:r>
            </w:del>
            <w:r>
              <w:t>, indicate “Not Applicable” by default.</w:t>
            </w:r>
          </w:p>
          <w:p w14:paraId="3146F376" w14:textId="77777777" w:rsidR="003166B4" w:rsidRDefault="003166B4" w:rsidP="00226F99">
            <w:pPr>
              <w:pStyle w:val="NoSpacing"/>
            </w:pPr>
            <w:r w:rsidRPr="00CD3B8C">
              <w:rPr>
                <w:b/>
                <w:bCs/>
              </w:rPr>
              <w:lastRenderedPageBreak/>
              <w:t>Calculation:</w:t>
            </w:r>
            <w:r>
              <w:t xml:space="preserve"> Subtract the date mentioned in the contract description from the contract date. Capture the difference in whole months. For fractional values, apply the round-down approach</w:t>
            </w:r>
          </w:p>
          <w:p w14:paraId="09F6C1B3" w14:textId="77777777" w:rsidR="003166B4" w:rsidRPr="008872CE" w:rsidRDefault="003166B4" w:rsidP="00226F99">
            <w:pPr>
              <w:pStyle w:val="NoSpacing"/>
            </w:pPr>
            <w:r>
              <w:t>Example- 15.7 months should be recorded as 15).</w:t>
            </w:r>
          </w:p>
        </w:tc>
      </w:tr>
      <w:tr w:rsidR="003166B4" w:rsidRPr="0024527A" w14:paraId="16B64C12" w14:textId="77777777" w:rsidTr="003166B4">
        <w:trPr>
          <w:trHeight w:val="300"/>
        </w:trPr>
        <w:tc>
          <w:tcPr>
            <w:tcW w:w="1330" w:type="dxa"/>
            <w:tcBorders>
              <w:top w:val="nil"/>
              <w:left w:val="single" w:sz="4" w:space="0" w:color="auto"/>
              <w:bottom w:val="single" w:sz="4" w:space="0" w:color="auto"/>
              <w:right w:val="single" w:sz="4" w:space="0" w:color="auto"/>
            </w:tcBorders>
            <w:vAlign w:val="center"/>
          </w:tcPr>
          <w:p w14:paraId="5391E96F" w14:textId="77777777" w:rsidR="003166B4" w:rsidRPr="005624C6" w:rsidRDefault="003166B4" w:rsidP="00226F99">
            <w:pPr>
              <w:spacing w:after="0" w:line="240" w:lineRule="auto"/>
              <w:jc w:val="center"/>
              <w:rPr>
                <w:rFonts w:ascii="Calibri" w:eastAsia="Times New Roman" w:hAnsi="Calibri" w:cs="Calibri"/>
              </w:rPr>
            </w:pPr>
            <w:r w:rsidRPr="005624C6">
              <w:rPr>
                <w:rFonts w:ascii="Calibri" w:eastAsia="Times New Roman" w:hAnsi="Calibri" w:cs="Calibri"/>
              </w:rPr>
              <w:lastRenderedPageBreak/>
              <w:t>Quantity</w:t>
            </w:r>
          </w:p>
        </w:tc>
        <w:tc>
          <w:tcPr>
            <w:tcW w:w="9380" w:type="dxa"/>
            <w:tcBorders>
              <w:top w:val="nil"/>
              <w:left w:val="nil"/>
              <w:bottom w:val="single" w:sz="4" w:space="0" w:color="auto"/>
              <w:right w:val="single" w:sz="4" w:space="0" w:color="auto"/>
            </w:tcBorders>
            <w:noWrap/>
            <w:vAlign w:val="bottom"/>
          </w:tcPr>
          <w:p w14:paraId="02086278" w14:textId="77777777" w:rsidR="003166B4" w:rsidRPr="0024527A" w:rsidRDefault="003166B4" w:rsidP="00226F99">
            <w:pPr>
              <w:spacing w:after="0" w:line="240" w:lineRule="auto"/>
              <w:rPr>
                <w:rFonts w:ascii="Calibri" w:eastAsia="Times New Roman" w:hAnsi="Calibri" w:cs="Calibri"/>
              </w:rPr>
            </w:pPr>
            <w:r>
              <w:rPr>
                <w:rFonts w:ascii="Calibri" w:eastAsia="Times New Roman" w:hAnsi="Calibri" w:cs="Calibri"/>
              </w:rPr>
              <w:t>Need to e</w:t>
            </w:r>
            <w:r w:rsidRPr="00181F55">
              <w:rPr>
                <w:rFonts w:ascii="Calibri" w:eastAsia="Times New Roman" w:hAnsi="Calibri" w:cs="Calibri"/>
              </w:rPr>
              <w:t>nter the number of units sold for the contracted product. This field is 'Not Applicable' by default for MRO/support contracts. For service-related contracts (e.g., training or construction), applicability may vary depending on whether the services can be quantified.</w:t>
            </w:r>
          </w:p>
        </w:tc>
      </w:tr>
      <w:tr w:rsidR="003166B4" w:rsidRPr="0024527A" w14:paraId="01FE4028"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6A91040A" w14:textId="77777777" w:rsidR="003166B4" w:rsidRPr="0024527A" w:rsidRDefault="003166B4" w:rsidP="00226F99">
            <w:pPr>
              <w:spacing w:after="0" w:line="240" w:lineRule="auto"/>
              <w:jc w:val="center"/>
              <w:rPr>
                <w:rFonts w:ascii="Calibri" w:eastAsia="Times New Roman" w:hAnsi="Calibri" w:cs="Calibri"/>
              </w:rPr>
            </w:pPr>
            <w:r w:rsidRPr="0024527A">
              <w:rPr>
                <w:rFonts w:ascii="Calibri" w:eastAsia="Times New Roman" w:hAnsi="Calibri" w:cs="Calibri"/>
              </w:rPr>
              <w:t>Value Certainty</w:t>
            </w:r>
          </w:p>
        </w:tc>
        <w:tc>
          <w:tcPr>
            <w:tcW w:w="9380" w:type="dxa"/>
            <w:tcBorders>
              <w:top w:val="nil"/>
              <w:left w:val="nil"/>
              <w:bottom w:val="single" w:sz="4" w:space="0" w:color="auto"/>
              <w:right w:val="single" w:sz="4" w:space="0" w:color="auto"/>
            </w:tcBorders>
            <w:noWrap/>
            <w:vAlign w:val="bottom"/>
            <w:hideMark/>
          </w:tcPr>
          <w:p w14:paraId="4A07B95C" w14:textId="77777777" w:rsidR="003166B4" w:rsidRPr="00131FCE" w:rsidRDefault="003166B4" w:rsidP="00226F99">
            <w:pPr>
              <w:spacing w:after="0" w:line="240" w:lineRule="auto"/>
              <w:rPr>
                <w:rFonts w:ascii="Calibri" w:eastAsia="Times New Roman" w:hAnsi="Calibri" w:cs="Calibri"/>
              </w:rPr>
            </w:pPr>
            <w:r w:rsidRPr="00131FCE">
              <w:rPr>
                <w:rFonts w:ascii="Calibri" w:eastAsia="Times New Roman" w:hAnsi="Calibri" w:cs="Calibri"/>
              </w:rPr>
              <w:t>This data point indicates the contract value status, which can be either 'Confirmed' or 'Estimated’</w:t>
            </w:r>
            <w:r>
              <w:rPr>
                <w:rFonts w:ascii="Calibri" w:eastAsia="Times New Roman" w:hAnsi="Calibri" w:cs="Calibri"/>
              </w:rPr>
              <w:t xml:space="preserve"> </w:t>
            </w:r>
            <w:r w:rsidRPr="00131FCE">
              <w:rPr>
                <w:rFonts w:ascii="Calibri" w:eastAsia="Times New Roman" w:hAnsi="Calibri" w:cs="Calibri"/>
              </w:rPr>
              <w:t>selectable from the dropdown menu.</w:t>
            </w:r>
          </w:p>
          <w:p w14:paraId="255ED797" w14:textId="77777777" w:rsidR="003166B4" w:rsidRPr="00131FCE" w:rsidRDefault="003166B4" w:rsidP="003166B4">
            <w:pPr>
              <w:numPr>
                <w:ilvl w:val="0"/>
                <w:numId w:val="16"/>
              </w:numPr>
              <w:spacing w:after="0" w:line="240" w:lineRule="auto"/>
              <w:rPr>
                <w:rFonts w:ascii="Calibri" w:eastAsia="Times New Roman" w:hAnsi="Calibri" w:cs="Calibri"/>
              </w:rPr>
            </w:pPr>
            <w:r w:rsidRPr="00131FCE">
              <w:rPr>
                <w:rFonts w:ascii="Calibri" w:eastAsia="Times New Roman" w:hAnsi="Calibri" w:cs="Calibri"/>
              </w:rPr>
              <w:t>Confirmed</w:t>
            </w:r>
            <w:r>
              <w:rPr>
                <w:rFonts w:ascii="Calibri" w:eastAsia="Times New Roman" w:hAnsi="Calibri" w:cs="Calibri"/>
              </w:rPr>
              <w:t xml:space="preserve"> -</w:t>
            </w:r>
            <w:r w:rsidRPr="00131FCE">
              <w:rPr>
                <w:rFonts w:ascii="Calibri" w:eastAsia="Times New Roman" w:hAnsi="Calibri" w:cs="Calibri"/>
              </w:rPr>
              <w:t xml:space="preserve"> Choose this option only if the source explicitly states the value is confirmed or if it can be reasonably inferred from the details provided.</w:t>
            </w:r>
          </w:p>
          <w:p w14:paraId="4281752D" w14:textId="77777777" w:rsidR="003166B4" w:rsidRDefault="003166B4" w:rsidP="003166B4">
            <w:pPr>
              <w:numPr>
                <w:ilvl w:val="0"/>
                <w:numId w:val="16"/>
              </w:numPr>
              <w:spacing w:after="0" w:line="240" w:lineRule="auto"/>
              <w:rPr>
                <w:rFonts w:ascii="Calibri" w:eastAsia="Times New Roman" w:hAnsi="Calibri" w:cs="Calibri"/>
              </w:rPr>
            </w:pPr>
            <w:r w:rsidRPr="00131FCE">
              <w:rPr>
                <w:rFonts w:ascii="Calibri" w:eastAsia="Times New Roman" w:hAnsi="Calibri" w:cs="Calibri"/>
              </w:rPr>
              <w:t>Estimated</w:t>
            </w:r>
            <w:r>
              <w:rPr>
                <w:rFonts w:ascii="Calibri" w:eastAsia="Times New Roman" w:hAnsi="Calibri" w:cs="Calibri"/>
              </w:rPr>
              <w:t xml:space="preserve"> -</w:t>
            </w:r>
            <w:r w:rsidRPr="00131FCE">
              <w:rPr>
                <w:rFonts w:ascii="Calibri" w:eastAsia="Times New Roman" w:hAnsi="Calibri" w:cs="Calibri"/>
              </w:rPr>
              <w:t xml:space="preserve"> Select this when the value is not confirmed and there is a possibility of future modifications.</w:t>
            </w:r>
          </w:p>
          <w:p w14:paraId="7B791776" w14:textId="77777777" w:rsidR="003166B4" w:rsidRPr="00131FCE" w:rsidRDefault="003166B4" w:rsidP="00226F99">
            <w:pPr>
              <w:spacing w:after="0" w:line="240" w:lineRule="auto"/>
              <w:rPr>
                <w:rFonts w:ascii="Calibri" w:eastAsia="Times New Roman" w:hAnsi="Calibri" w:cs="Calibri"/>
              </w:rPr>
            </w:pPr>
            <w:r w:rsidRPr="008C54F6">
              <w:rPr>
                <w:rFonts w:ascii="Calibri" w:eastAsia="Times New Roman" w:hAnsi="Calibri" w:cs="Calibri"/>
                <w:b/>
                <w:bCs/>
              </w:rPr>
              <w:t>Note:</w:t>
            </w:r>
            <w:r>
              <w:rPr>
                <w:rFonts w:ascii="Calibri" w:eastAsia="Times New Roman" w:hAnsi="Calibri" w:cs="Calibri"/>
              </w:rPr>
              <w:t xml:space="preserve"> </w:t>
            </w:r>
            <w:r w:rsidRPr="008C54F6">
              <w:rPr>
                <w:rFonts w:ascii="Calibri" w:eastAsia="Times New Roman" w:hAnsi="Calibri" w:cs="Calibri"/>
              </w:rPr>
              <w:t>For split contracts, if the source does not provide the contract value distribution and the amount is divided equally, all split entries should be marked as ‘Estimated’.</w:t>
            </w:r>
          </w:p>
          <w:p w14:paraId="6F85FB15" w14:textId="77777777" w:rsidR="003166B4" w:rsidRPr="0024527A" w:rsidRDefault="003166B4" w:rsidP="00226F99">
            <w:pPr>
              <w:spacing w:after="0" w:line="240" w:lineRule="auto"/>
              <w:rPr>
                <w:rFonts w:ascii="Calibri" w:eastAsia="Times New Roman" w:hAnsi="Calibri" w:cs="Calibri"/>
              </w:rPr>
            </w:pPr>
          </w:p>
        </w:tc>
      </w:tr>
      <w:tr w:rsidR="003166B4" w:rsidRPr="0024527A" w14:paraId="738FDA3F"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11EFE4D3" w14:textId="77777777" w:rsidR="003166B4" w:rsidRPr="0024527A" w:rsidRDefault="003166B4" w:rsidP="00226F99">
            <w:pPr>
              <w:spacing w:after="0" w:line="240" w:lineRule="auto"/>
              <w:jc w:val="center"/>
              <w:rPr>
                <w:rFonts w:ascii="Calibri" w:eastAsia="Times New Roman" w:hAnsi="Calibri" w:cs="Calibri"/>
              </w:rPr>
            </w:pPr>
            <w:r w:rsidRPr="0024527A">
              <w:rPr>
                <w:rFonts w:ascii="Calibri" w:eastAsia="Times New Roman" w:hAnsi="Calibri" w:cs="Calibri"/>
              </w:rPr>
              <w:t>Value (Million)</w:t>
            </w:r>
          </w:p>
        </w:tc>
        <w:tc>
          <w:tcPr>
            <w:tcW w:w="9380" w:type="dxa"/>
            <w:tcBorders>
              <w:top w:val="nil"/>
              <w:left w:val="nil"/>
              <w:bottom w:val="single" w:sz="4" w:space="0" w:color="auto"/>
              <w:right w:val="single" w:sz="4" w:space="0" w:color="auto"/>
            </w:tcBorders>
            <w:noWrap/>
            <w:vAlign w:val="bottom"/>
            <w:hideMark/>
          </w:tcPr>
          <w:p w14:paraId="59FA54B0" w14:textId="77777777" w:rsidR="003166B4" w:rsidRPr="0024527A" w:rsidRDefault="003166B4" w:rsidP="00226F99">
            <w:pPr>
              <w:spacing w:after="0" w:line="240" w:lineRule="auto"/>
              <w:rPr>
                <w:rFonts w:ascii="Calibri" w:eastAsia="Times New Roman" w:hAnsi="Calibri" w:cs="Calibri"/>
              </w:rPr>
            </w:pPr>
            <w:r w:rsidRPr="00C74E49">
              <w:rPr>
                <w:rFonts w:ascii="Calibri" w:eastAsia="Times New Roman" w:hAnsi="Calibri" w:cs="Calibri"/>
              </w:rPr>
              <w:t xml:space="preserve">The contract value is directly extracted from the source and </w:t>
            </w:r>
            <w:r>
              <w:rPr>
                <w:rFonts w:ascii="Calibri" w:eastAsia="Times New Roman" w:hAnsi="Calibri" w:cs="Calibri"/>
              </w:rPr>
              <w:t>captured</w:t>
            </w:r>
            <w:r w:rsidRPr="00C74E49">
              <w:rPr>
                <w:rFonts w:ascii="Calibri" w:eastAsia="Times New Roman" w:hAnsi="Calibri" w:cs="Calibri"/>
              </w:rPr>
              <w:t xml:space="preserve"> in millions, rounded to three decimal places.</w:t>
            </w:r>
          </w:p>
        </w:tc>
      </w:tr>
      <w:tr w:rsidR="003166B4" w:rsidRPr="0024527A" w14:paraId="45B8B308"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70B49BD1" w14:textId="77777777" w:rsidR="003166B4" w:rsidRPr="0024527A" w:rsidRDefault="003166B4" w:rsidP="00226F99">
            <w:pPr>
              <w:spacing w:after="0" w:line="240" w:lineRule="auto"/>
              <w:jc w:val="center"/>
              <w:rPr>
                <w:rFonts w:ascii="Calibri" w:eastAsia="Times New Roman" w:hAnsi="Calibri" w:cs="Calibri"/>
              </w:rPr>
            </w:pPr>
            <w:r w:rsidRPr="0024527A">
              <w:rPr>
                <w:rFonts w:ascii="Calibri" w:eastAsia="Times New Roman" w:hAnsi="Calibri" w:cs="Calibri"/>
              </w:rPr>
              <w:t>Currency</w:t>
            </w:r>
          </w:p>
        </w:tc>
        <w:tc>
          <w:tcPr>
            <w:tcW w:w="9380" w:type="dxa"/>
            <w:tcBorders>
              <w:top w:val="nil"/>
              <w:left w:val="nil"/>
              <w:bottom w:val="single" w:sz="4" w:space="0" w:color="auto"/>
              <w:right w:val="single" w:sz="4" w:space="0" w:color="auto"/>
            </w:tcBorders>
            <w:noWrap/>
            <w:vAlign w:val="bottom"/>
            <w:hideMark/>
          </w:tcPr>
          <w:p w14:paraId="0891355C" w14:textId="77777777" w:rsidR="003166B4" w:rsidRPr="0024527A" w:rsidRDefault="003166B4" w:rsidP="00226F99">
            <w:pPr>
              <w:spacing w:after="0" w:line="240" w:lineRule="auto"/>
              <w:rPr>
                <w:rFonts w:ascii="Calibri" w:eastAsia="Times New Roman" w:hAnsi="Calibri" w:cs="Calibri"/>
              </w:rPr>
            </w:pPr>
            <w:r w:rsidRPr="00525BBC">
              <w:rPr>
                <w:rFonts w:ascii="Calibri" w:eastAsia="Times New Roman" w:hAnsi="Calibri" w:cs="Calibri"/>
              </w:rPr>
              <w:t>The original currency of the contract</w:t>
            </w:r>
            <w:r>
              <w:rPr>
                <w:rFonts w:ascii="Calibri" w:eastAsia="Times New Roman" w:hAnsi="Calibri" w:cs="Calibri"/>
              </w:rPr>
              <w:t xml:space="preserve"> </w:t>
            </w:r>
            <w:r w:rsidRPr="00525BBC">
              <w:rPr>
                <w:rFonts w:ascii="Calibri" w:eastAsia="Times New Roman" w:hAnsi="Calibri" w:cs="Calibri"/>
              </w:rPr>
              <w:t xml:space="preserve">is directly extracted from the source. It is </w:t>
            </w:r>
            <w:r>
              <w:rPr>
                <w:rFonts w:ascii="Calibri" w:eastAsia="Times New Roman" w:hAnsi="Calibri" w:cs="Calibri"/>
              </w:rPr>
              <w:t>captured</w:t>
            </w:r>
            <w:r w:rsidRPr="00525BBC">
              <w:rPr>
                <w:rFonts w:ascii="Calibri" w:eastAsia="Times New Roman" w:hAnsi="Calibri" w:cs="Calibri"/>
              </w:rPr>
              <w:t xml:space="preserve"> using a combination of the currency code and symbol</w:t>
            </w:r>
            <w:r>
              <w:rPr>
                <w:rFonts w:ascii="Calibri" w:eastAsia="Times New Roman" w:hAnsi="Calibri" w:cs="Calibri"/>
              </w:rPr>
              <w:t>. E</w:t>
            </w:r>
            <w:r w:rsidRPr="00525BBC">
              <w:rPr>
                <w:rFonts w:ascii="Calibri" w:eastAsia="Times New Roman" w:hAnsi="Calibri" w:cs="Calibri"/>
              </w:rPr>
              <w:t>xample</w:t>
            </w:r>
            <w:r>
              <w:rPr>
                <w:rFonts w:ascii="Calibri" w:eastAsia="Times New Roman" w:hAnsi="Calibri" w:cs="Calibri"/>
              </w:rPr>
              <w:t>-</w:t>
            </w:r>
            <w:r w:rsidRPr="00525BBC">
              <w:rPr>
                <w:rFonts w:ascii="Calibri" w:eastAsia="Times New Roman" w:hAnsi="Calibri" w:cs="Calibri"/>
              </w:rPr>
              <w:t xml:space="preserve"> United States Dollar is represented as USD$.</w:t>
            </w:r>
          </w:p>
        </w:tc>
      </w:tr>
      <w:tr w:rsidR="003166B4" w:rsidRPr="0024527A" w14:paraId="5F34E4F7"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59B924FA" w14:textId="77777777" w:rsidR="003166B4" w:rsidRPr="0024527A" w:rsidRDefault="003166B4" w:rsidP="00226F99">
            <w:pPr>
              <w:spacing w:after="0" w:line="240" w:lineRule="auto"/>
              <w:jc w:val="center"/>
              <w:rPr>
                <w:rFonts w:ascii="Calibri" w:eastAsia="Times New Roman" w:hAnsi="Calibri" w:cs="Calibri"/>
              </w:rPr>
            </w:pPr>
            <w:r w:rsidRPr="0024527A">
              <w:rPr>
                <w:rFonts w:ascii="Calibri" w:eastAsia="Times New Roman" w:hAnsi="Calibri" w:cs="Calibri"/>
              </w:rPr>
              <w:t>Value (USD$ Million)</w:t>
            </w:r>
          </w:p>
        </w:tc>
        <w:tc>
          <w:tcPr>
            <w:tcW w:w="9380" w:type="dxa"/>
            <w:tcBorders>
              <w:top w:val="nil"/>
              <w:left w:val="nil"/>
              <w:bottom w:val="single" w:sz="4" w:space="0" w:color="auto"/>
              <w:right w:val="single" w:sz="4" w:space="0" w:color="auto"/>
            </w:tcBorders>
            <w:noWrap/>
            <w:vAlign w:val="bottom"/>
            <w:hideMark/>
          </w:tcPr>
          <w:p w14:paraId="757D33B0" w14:textId="77777777" w:rsidR="003166B4" w:rsidRPr="0024527A" w:rsidRDefault="003166B4" w:rsidP="00226F99">
            <w:pPr>
              <w:spacing w:after="0" w:line="240" w:lineRule="auto"/>
              <w:rPr>
                <w:rFonts w:ascii="Calibri" w:eastAsia="Times New Roman" w:hAnsi="Calibri" w:cs="Calibri"/>
              </w:rPr>
            </w:pPr>
            <w:r w:rsidRPr="00A155FA">
              <w:rPr>
                <w:rFonts w:ascii="Calibri" w:eastAsia="Times New Roman" w:hAnsi="Calibri" w:cs="Calibri"/>
              </w:rPr>
              <w:t>This data point captures the contract value converted to USD from the original currency, using the same format—millions with three decimal places. If the original currency is already USD, the same value should be entered here.</w:t>
            </w:r>
          </w:p>
        </w:tc>
      </w:tr>
      <w:tr w:rsidR="003166B4" w14:paraId="7C799383" w14:textId="77777777" w:rsidTr="003166B4">
        <w:trPr>
          <w:trHeight w:val="300"/>
        </w:trPr>
        <w:tc>
          <w:tcPr>
            <w:tcW w:w="1330" w:type="dxa"/>
            <w:tcBorders>
              <w:top w:val="nil"/>
              <w:left w:val="single" w:sz="4" w:space="0" w:color="auto"/>
              <w:bottom w:val="single" w:sz="4" w:space="0" w:color="auto"/>
              <w:right w:val="single" w:sz="4" w:space="0" w:color="auto"/>
            </w:tcBorders>
            <w:vAlign w:val="center"/>
          </w:tcPr>
          <w:p w14:paraId="0B40C5A7" w14:textId="77777777" w:rsidR="003166B4" w:rsidRPr="00252058" w:rsidRDefault="003166B4" w:rsidP="00226F99">
            <w:pPr>
              <w:spacing w:after="0" w:line="240" w:lineRule="auto"/>
              <w:jc w:val="center"/>
              <w:rPr>
                <w:rFonts w:ascii="Calibri" w:eastAsia="Times New Roman" w:hAnsi="Calibri" w:cs="Calibri"/>
              </w:rPr>
            </w:pPr>
            <w:r w:rsidRPr="00252058">
              <w:rPr>
                <w:rFonts w:ascii="Calibri" w:eastAsia="Times New Roman" w:hAnsi="Calibri" w:cs="Calibri"/>
              </w:rPr>
              <w:t>Value Note</w:t>
            </w:r>
          </w:p>
          <w:p w14:paraId="4EEB5D0D" w14:textId="77777777" w:rsidR="003166B4" w:rsidRPr="0024527A" w:rsidRDefault="003166B4" w:rsidP="00226F99">
            <w:pPr>
              <w:spacing w:after="0" w:line="240" w:lineRule="auto"/>
              <w:jc w:val="center"/>
              <w:rPr>
                <w:rFonts w:ascii="Calibri" w:eastAsia="Times New Roman" w:hAnsi="Calibri" w:cs="Calibri"/>
              </w:rPr>
            </w:pPr>
            <w:r w:rsidRPr="00252058">
              <w:rPr>
                <w:rFonts w:ascii="Calibri" w:eastAsia="Times New Roman" w:hAnsi="Calibri" w:cs="Calibri"/>
              </w:rPr>
              <w:t>(If Any)</w:t>
            </w:r>
          </w:p>
        </w:tc>
        <w:tc>
          <w:tcPr>
            <w:tcW w:w="9380" w:type="dxa"/>
            <w:tcBorders>
              <w:top w:val="nil"/>
              <w:left w:val="nil"/>
              <w:bottom w:val="single" w:sz="4" w:space="0" w:color="auto"/>
              <w:right w:val="single" w:sz="4" w:space="0" w:color="auto"/>
            </w:tcBorders>
            <w:noWrap/>
          </w:tcPr>
          <w:p w14:paraId="4064B9CB" w14:textId="77777777" w:rsidR="003166B4" w:rsidRPr="003D0083" w:rsidRDefault="003166B4" w:rsidP="00226F99">
            <w:pPr>
              <w:spacing w:after="0" w:line="240" w:lineRule="auto"/>
              <w:rPr>
                <w:rFonts w:ascii="Calibri" w:eastAsia="Times New Roman" w:hAnsi="Calibri" w:cs="Calibri"/>
              </w:rPr>
            </w:pPr>
            <w:r w:rsidRPr="003D0083">
              <w:rPr>
                <w:rFonts w:ascii="Calibri" w:eastAsia="Times New Roman" w:hAnsi="Calibri" w:cs="Calibri"/>
              </w:rPr>
              <w:t xml:space="preserve">For split contracts, if the source does not specify the distribution of deal values, the total amount should be divided equally among all entries. The corresponding brief details </w:t>
            </w:r>
            <w:proofErr w:type="gramStart"/>
            <w:r>
              <w:rPr>
                <w:rFonts w:ascii="Calibri" w:eastAsia="Times New Roman" w:hAnsi="Calibri" w:cs="Calibri"/>
              </w:rPr>
              <w:t>to</w:t>
            </w:r>
            <w:proofErr w:type="gramEnd"/>
            <w:r w:rsidRPr="003D0083">
              <w:rPr>
                <w:rFonts w:ascii="Calibri" w:eastAsia="Times New Roman" w:hAnsi="Calibri" w:cs="Calibri"/>
              </w:rPr>
              <w:t xml:space="preserve"> be </w:t>
            </w:r>
            <w:r>
              <w:rPr>
                <w:rFonts w:ascii="Calibri" w:eastAsia="Times New Roman" w:hAnsi="Calibri" w:cs="Calibri"/>
              </w:rPr>
              <w:t>written</w:t>
            </w:r>
            <w:r w:rsidRPr="003D0083">
              <w:rPr>
                <w:rFonts w:ascii="Calibri" w:eastAsia="Times New Roman" w:hAnsi="Calibri" w:cs="Calibri"/>
              </w:rPr>
              <w:t xml:space="preserve"> in this column.</w:t>
            </w:r>
          </w:p>
          <w:p w14:paraId="73387BC8" w14:textId="77777777" w:rsidR="003166B4" w:rsidRPr="003D0083" w:rsidRDefault="003166B4" w:rsidP="00226F99">
            <w:pPr>
              <w:spacing w:after="0" w:line="240" w:lineRule="auto"/>
              <w:rPr>
                <w:rFonts w:ascii="Calibri" w:eastAsia="Times New Roman" w:hAnsi="Calibri" w:cs="Calibri"/>
              </w:rPr>
            </w:pPr>
            <w:r w:rsidRPr="003D0083">
              <w:rPr>
                <w:rFonts w:ascii="Calibri" w:eastAsia="Times New Roman" w:hAnsi="Calibri" w:cs="Calibri"/>
                <w:b/>
                <w:bCs/>
              </w:rPr>
              <w:t>Note:</w:t>
            </w:r>
            <w:r w:rsidRPr="003D0083">
              <w:rPr>
                <w:rFonts w:ascii="Calibri" w:eastAsia="Times New Roman" w:hAnsi="Calibri" w:cs="Calibri"/>
              </w:rPr>
              <w:t xml:space="preserve"> This column is </w:t>
            </w:r>
            <w:r>
              <w:rPr>
                <w:rFonts w:ascii="Calibri" w:eastAsia="Times New Roman" w:hAnsi="Calibri" w:cs="Calibri"/>
              </w:rPr>
              <w:t>used</w:t>
            </w:r>
            <w:r w:rsidRPr="003D0083">
              <w:rPr>
                <w:rFonts w:ascii="Calibri" w:eastAsia="Times New Roman" w:hAnsi="Calibri" w:cs="Calibri"/>
              </w:rPr>
              <w:t xml:space="preserve"> solely for contract value–related information. Any other remarks should be entered in the ‘Additional Notes (Internal </w:t>
            </w:r>
            <w:proofErr w:type="gramStart"/>
            <w:r w:rsidRPr="003D0083">
              <w:rPr>
                <w:rFonts w:ascii="Calibri" w:eastAsia="Times New Roman" w:hAnsi="Calibri" w:cs="Calibri"/>
              </w:rPr>
              <w:t>Only)’</w:t>
            </w:r>
            <w:proofErr w:type="gramEnd"/>
            <w:r w:rsidRPr="003D0083">
              <w:rPr>
                <w:rFonts w:ascii="Calibri" w:eastAsia="Times New Roman" w:hAnsi="Calibri" w:cs="Calibri"/>
              </w:rPr>
              <w:t xml:space="preserve"> column.</w:t>
            </w:r>
          </w:p>
          <w:p w14:paraId="58F19C18" w14:textId="77777777" w:rsidR="003166B4" w:rsidRPr="00132A6D" w:rsidRDefault="003166B4" w:rsidP="00226F99">
            <w:pPr>
              <w:spacing w:after="0" w:line="240" w:lineRule="auto"/>
              <w:rPr>
                <w:rFonts w:ascii="Calibri" w:eastAsia="Times New Roman" w:hAnsi="Calibri" w:cs="Calibri"/>
              </w:rPr>
            </w:pPr>
          </w:p>
          <w:p w14:paraId="47FE290C" w14:textId="77777777" w:rsidR="003166B4" w:rsidRDefault="003166B4" w:rsidP="00226F99">
            <w:pPr>
              <w:spacing w:after="0" w:line="240" w:lineRule="auto"/>
              <w:rPr>
                <w:rFonts w:ascii="Calibri" w:eastAsia="Times New Roman" w:hAnsi="Calibri" w:cs="Calibri"/>
              </w:rPr>
            </w:pPr>
            <w:r w:rsidRPr="00252058">
              <w:rPr>
                <w:rFonts w:ascii="Calibri" w:eastAsia="Times New Roman" w:hAnsi="Calibri" w:cs="Calibri"/>
              </w:rPr>
              <w:t>For split contracts, if the deal value distribution is not specified by the source, record the entire amount under one entry and leave the value field blank for the remaining entries. For each blank value field, include an appropriate note in the notes column to indicate the reason.</w:t>
            </w:r>
          </w:p>
        </w:tc>
      </w:tr>
      <w:tr w:rsidR="003166B4" w:rsidRPr="0024527A" w14:paraId="3C74442F"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5F1D06D8" w14:textId="77777777" w:rsidR="003166B4" w:rsidRPr="0024527A" w:rsidRDefault="003166B4" w:rsidP="00226F99">
            <w:pPr>
              <w:spacing w:after="0" w:line="240" w:lineRule="auto"/>
              <w:jc w:val="center"/>
              <w:rPr>
                <w:rFonts w:ascii="Calibri" w:eastAsia="Times New Roman" w:hAnsi="Calibri" w:cs="Calibri"/>
              </w:rPr>
            </w:pPr>
            <w:r w:rsidRPr="0024527A">
              <w:rPr>
                <w:rFonts w:ascii="Calibri" w:eastAsia="Times New Roman" w:hAnsi="Calibri" w:cs="Calibri"/>
              </w:rPr>
              <w:t>G2G/B2G</w:t>
            </w:r>
          </w:p>
        </w:tc>
        <w:tc>
          <w:tcPr>
            <w:tcW w:w="9380" w:type="dxa"/>
            <w:tcBorders>
              <w:top w:val="nil"/>
              <w:left w:val="nil"/>
              <w:bottom w:val="single" w:sz="4" w:space="0" w:color="auto"/>
              <w:right w:val="single" w:sz="4" w:space="0" w:color="auto"/>
            </w:tcBorders>
            <w:noWrap/>
            <w:vAlign w:val="bottom"/>
            <w:hideMark/>
          </w:tcPr>
          <w:p w14:paraId="466F71F9" w14:textId="77777777" w:rsidR="003166B4" w:rsidRPr="0024527A" w:rsidRDefault="003166B4" w:rsidP="00226F99">
            <w:pPr>
              <w:spacing w:after="0" w:line="240" w:lineRule="auto"/>
              <w:rPr>
                <w:rFonts w:ascii="Calibri" w:eastAsia="Times New Roman" w:hAnsi="Calibri" w:cs="Calibri"/>
              </w:rPr>
            </w:pPr>
            <w:r>
              <w:rPr>
                <w:rFonts w:ascii="Calibri" w:eastAsia="Times New Roman" w:hAnsi="Calibri" w:cs="Calibri"/>
              </w:rPr>
              <w:t>This field of data i</w:t>
            </w:r>
            <w:r w:rsidRPr="003569B3">
              <w:rPr>
                <w:rFonts w:ascii="Calibri" w:eastAsia="Times New Roman" w:hAnsi="Calibri" w:cs="Calibri"/>
              </w:rPr>
              <w:t>ndicates whether the contract is Business-to-Government (B2G) or Government-to-Government (G2G).</w:t>
            </w:r>
            <w:r>
              <w:rPr>
                <w:rFonts w:ascii="Calibri" w:eastAsia="Times New Roman" w:hAnsi="Calibri" w:cs="Calibri"/>
              </w:rPr>
              <w:t xml:space="preserve"> Usually, foreign military sales are G2G contracts.</w:t>
            </w:r>
          </w:p>
        </w:tc>
      </w:tr>
      <w:tr w:rsidR="003166B4" w:rsidRPr="0024527A" w14:paraId="6105BB36"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53689A09" w14:textId="77777777" w:rsidR="003166B4" w:rsidRPr="0024527A" w:rsidRDefault="003166B4" w:rsidP="00226F99">
            <w:pPr>
              <w:spacing w:after="0" w:line="240" w:lineRule="auto"/>
              <w:jc w:val="center"/>
              <w:rPr>
                <w:rFonts w:ascii="Calibri" w:eastAsia="Times New Roman" w:hAnsi="Calibri" w:cs="Calibri"/>
              </w:rPr>
            </w:pPr>
            <w:r w:rsidRPr="00085F6C">
              <w:rPr>
                <w:rFonts w:ascii="Calibri" w:eastAsia="Times New Roman" w:hAnsi="Calibri" w:cs="Calibri"/>
              </w:rPr>
              <w:t>Signing</w:t>
            </w:r>
            <w:r>
              <w:rPr>
                <w:rFonts w:ascii="Calibri" w:eastAsia="Times New Roman" w:hAnsi="Calibri" w:cs="Calibri"/>
              </w:rPr>
              <w:t xml:space="preserve"> </w:t>
            </w:r>
            <w:r w:rsidRPr="0024527A">
              <w:rPr>
                <w:rFonts w:ascii="Calibri" w:eastAsia="Times New Roman" w:hAnsi="Calibri" w:cs="Calibri"/>
              </w:rPr>
              <w:t>Month</w:t>
            </w:r>
          </w:p>
        </w:tc>
        <w:tc>
          <w:tcPr>
            <w:tcW w:w="9380" w:type="dxa"/>
            <w:tcBorders>
              <w:top w:val="nil"/>
              <w:left w:val="nil"/>
              <w:bottom w:val="single" w:sz="4" w:space="0" w:color="auto"/>
              <w:right w:val="single" w:sz="4" w:space="0" w:color="auto"/>
            </w:tcBorders>
            <w:noWrap/>
            <w:vAlign w:val="bottom"/>
            <w:hideMark/>
          </w:tcPr>
          <w:p w14:paraId="2A8F92F6" w14:textId="77777777" w:rsidR="003166B4" w:rsidRPr="0024527A" w:rsidRDefault="003166B4" w:rsidP="00226F99">
            <w:pPr>
              <w:spacing w:after="0" w:line="240" w:lineRule="auto"/>
              <w:rPr>
                <w:rFonts w:ascii="Calibri" w:eastAsia="Times New Roman" w:hAnsi="Calibri" w:cs="Calibri"/>
              </w:rPr>
            </w:pPr>
            <w:r w:rsidRPr="00BE69F4">
              <w:rPr>
                <w:rFonts w:ascii="Calibri" w:eastAsia="Times New Roman" w:hAnsi="Calibri" w:cs="Calibri"/>
              </w:rPr>
              <w:t>The recorded month refers to when the contract was signed, not the month of a Letter of Intent (</w:t>
            </w:r>
            <w:proofErr w:type="spellStart"/>
            <w:r w:rsidRPr="00BE69F4">
              <w:rPr>
                <w:rFonts w:ascii="Calibri" w:eastAsia="Times New Roman" w:hAnsi="Calibri" w:cs="Calibri"/>
              </w:rPr>
              <w:t>LoI</w:t>
            </w:r>
            <w:proofErr w:type="spellEnd"/>
            <w:r w:rsidRPr="00BE69F4">
              <w:rPr>
                <w:rFonts w:ascii="Calibri" w:eastAsia="Times New Roman" w:hAnsi="Calibri" w:cs="Calibri"/>
              </w:rPr>
              <w:t>), first payment, delivery, or any other related event.</w:t>
            </w:r>
            <w:r>
              <w:rPr>
                <w:rFonts w:ascii="Calibri" w:eastAsia="Times New Roman" w:hAnsi="Calibri" w:cs="Calibri"/>
              </w:rPr>
              <w:t xml:space="preserve"> </w:t>
            </w:r>
          </w:p>
        </w:tc>
      </w:tr>
      <w:tr w:rsidR="003166B4" w:rsidRPr="0024527A" w14:paraId="4DA01072"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33EBEA46" w14:textId="77777777" w:rsidR="003166B4" w:rsidRPr="0024527A" w:rsidRDefault="003166B4" w:rsidP="00226F99">
            <w:pPr>
              <w:spacing w:after="0" w:line="240" w:lineRule="auto"/>
              <w:jc w:val="center"/>
              <w:rPr>
                <w:rFonts w:ascii="Calibri" w:eastAsia="Times New Roman" w:hAnsi="Calibri" w:cs="Calibri"/>
              </w:rPr>
            </w:pPr>
            <w:r w:rsidRPr="00085F6C">
              <w:rPr>
                <w:rFonts w:ascii="Calibri" w:eastAsia="Times New Roman" w:hAnsi="Calibri" w:cs="Calibri"/>
              </w:rPr>
              <w:t xml:space="preserve">Signing </w:t>
            </w:r>
            <w:r w:rsidRPr="0024527A">
              <w:rPr>
                <w:rFonts w:ascii="Calibri" w:eastAsia="Times New Roman" w:hAnsi="Calibri" w:cs="Calibri"/>
              </w:rPr>
              <w:t>Year</w:t>
            </w:r>
          </w:p>
        </w:tc>
        <w:tc>
          <w:tcPr>
            <w:tcW w:w="9380" w:type="dxa"/>
            <w:tcBorders>
              <w:top w:val="nil"/>
              <w:left w:val="nil"/>
              <w:bottom w:val="single" w:sz="4" w:space="0" w:color="auto"/>
              <w:right w:val="single" w:sz="4" w:space="0" w:color="auto"/>
            </w:tcBorders>
            <w:noWrap/>
            <w:vAlign w:val="bottom"/>
            <w:hideMark/>
          </w:tcPr>
          <w:p w14:paraId="6D115969" w14:textId="77777777" w:rsidR="003166B4" w:rsidRPr="0024527A" w:rsidRDefault="003166B4" w:rsidP="00226F99">
            <w:pPr>
              <w:spacing w:after="0" w:line="240" w:lineRule="auto"/>
              <w:rPr>
                <w:rFonts w:ascii="Calibri" w:eastAsia="Times New Roman" w:hAnsi="Calibri" w:cs="Calibri"/>
              </w:rPr>
            </w:pPr>
            <w:r w:rsidRPr="00BE69F4">
              <w:rPr>
                <w:rFonts w:ascii="Calibri" w:eastAsia="Times New Roman" w:hAnsi="Calibri" w:cs="Calibri"/>
              </w:rPr>
              <w:t>The recorded year refers to the year the contract was signed, not the year of a Letter of Intent (</w:t>
            </w:r>
            <w:proofErr w:type="spellStart"/>
            <w:r w:rsidRPr="00BE69F4">
              <w:rPr>
                <w:rFonts w:ascii="Calibri" w:eastAsia="Times New Roman" w:hAnsi="Calibri" w:cs="Calibri"/>
              </w:rPr>
              <w:t>LoI</w:t>
            </w:r>
            <w:proofErr w:type="spellEnd"/>
            <w:r w:rsidRPr="00BE69F4">
              <w:rPr>
                <w:rFonts w:ascii="Calibri" w:eastAsia="Times New Roman" w:hAnsi="Calibri" w:cs="Calibri"/>
              </w:rPr>
              <w:t>), first payment, delivery, or any other related event.</w:t>
            </w:r>
          </w:p>
        </w:tc>
      </w:tr>
      <w:tr w:rsidR="003166B4" w:rsidRPr="0024527A" w14:paraId="2F7DB4E2"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10A3D6A2" w14:textId="77777777" w:rsidR="003166B4" w:rsidRPr="0024527A" w:rsidRDefault="003166B4" w:rsidP="00226F99">
            <w:pPr>
              <w:spacing w:after="0" w:line="240" w:lineRule="auto"/>
              <w:jc w:val="center"/>
              <w:rPr>
                <w:rFonts w:ascii="Calibri" w:eastAsia="Times New Roman" w:hAnsi="Calibri" w:cs="Calibri"/>
              </w:rPr>
            </w:pPr>
            <w:r w:rsidRPr="0024527A">
              <w:rPr>
                <w:rFonts w:ascii="Calibri" w:eastAsia="Times New Roman" w:hAnsi="Calibri" w:cs="Calibri"/>
              </w:rPr>
              <w:t>Description of Contract</w:t>
            </w:r>
          </w:p>
        </w:tc>
        <w:tc>
          <w:tcPr>
            <w:tcW w:w="9380" w:type="dxa"/>
            <w:tcBorders>
              <w:top w:val="nil"/>
              <w:left w:val="nil"/>
              <w:bottom w:val="single" w:sz="4" w:space="0" w:color="auto"/>
              <w:right w:val="single" w:sz="4" w:space="0" w:color="auto"/>
            </w:tcBorders>
            <w:noWrap/>
            <w:vAlign w:val="bottom"/>
            <w:hideMark/>
          </w:tcPr>
          <w:p w14:paraId="26E8C1CC" w14:textId="77777777" w:rsidR="003166B4" w:rsidRPr="006B1142" w:rsidRDefault="003166B4" w:rsidP="00226F99">
            <w:pPr>
              <w:spacing w:after="0" w:line="240" w:lineRule="auto"/>
              <w:rPr>
                <w:rFonts w:ascii="Calibri" w:eastAsia="Times New Roman" w:hAnsi="Calibri" w:cs="Calibri"/>
              </w:rPr>
            </w:pPr>
            <w:r w:rsidRPr="006B1142">
              <w:rPr>
                <w:rFonts w:ascii="Calibri" w:eastAsia="Times New Roman" w:hAnsi="Calibri" w:cs="Calibri"/>
              </w:rPr>
              <w:t xml:space="preserve">This field is directly copied from the source. For U.S. contracts, the full contract description </w:t>
            </w:r>
            <w:r>
              <w:rPr>
                <w:rFonts w:ascii="Calibri" w:eastAsia="Times New Roman" w:hAnsi="Calibri" w:cs="Calibri"/>
              </w:rPr>
              <w:t>is</w:t>
            </w:r>
            <w:r w:rsidRPr="006B1142">
              <w:rPr>
                <w:rFonts w:ascii="Calibri" w:eastAsia="Times New Roman" w:hAnsi="Calibri" w:cs="Calibri"/>
              </w:rPr>
              <w:t xml:space="preserve"> taken from the U.S. Department of Defense website.</w:t>
            </w:r>
          </w:p>
          <w:p w14:paraId="4A5F7F35" w14:textId="77777777" w:rsidR="003166B4" w:rsidRDefault="003166B4" w:rsidP="00226F99">
            <w:pPr>
              <w:spacing w:after="0" w:line="240" w:lineRule="auto"/>
              <w:rPr>
                <w:rFonts w:ascii="Calibri" w:eastAsia="Times New Roman" w:hAnsi="Calibri" w:cs="Calibri"/>
              </w:rPr>
            </w:pPr>
          </w:p>
          <w:p w14:paraId="4C9FF4C3" w14:textId="77777777" w:rsidR="003166B4" w:rsidRPr="0024527A" w:rsidRDefault="003166B4" w:rsidP="00226F99">
            <w:pPr>
              <w:spacing w:after="0" w:line="240" w:lineRule="auto"/>
              <w:rPr>
                <w:rFonts w:ascii="Calibri" w:eastAsia="Times New Roman" w:hAnsi="Calibri" w:cs="Calibri"/>
              </w:rPr>
            </w:pPr>
            <w:r w:rsidRPr="006B1142">
              <w:rPr>
                <w:rFonts w:ascii="Calibri" w:eastAsia="Times New Roman" w:hAnsi="Calibri" w:cs="Calibri"/>
              </w:rPr>
              <w:t>Note: Guidance for non-U.S. contracts will be provided at a later stage.</w:t>
            </w:r>
          </w:p>
        </w:tc>
      </w:tr>
      <w:tr w:rsidR="003166B4" w:rsidRPr="0024527A" w14:paraId="582243E5"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049105FE" w14:textId="77777777" w:rsidR="003166B4" w:rsidRPr="0024527A" w:rsidRDefault="003166B4" w:rsidP="00226F99">
            <w:pPr>
              <w:spacing w:after="0" w:line="240" w:lineRule="auto"/>
              <w:jc w:val="center"/>
              <w:rPr>
                <w:rFonts w:ascii="Calibri" w:eastAsia="Times New Roman" w:hAnsi="Calibri" w:cs="Calibri"/>
              </w:rPr>
            </w:pPr>
            <w:r w:rsidRPr="0024527A">
              <w:rPr>
                <w:rFonts w:ascii="Calibri" w:eastAsia="Times New Roman" w:hAnsi="Calibri" w:cs="Calibri"/>
              </w:rPr>
              <w:t>Additional Notes (Internal Only)</w:t>
            </w:r>
          </w:p>
        </w:tc>
        <w:tc>
          <w:tcPr>
            <w:tcW w:w="9380" w:type="dxa"/>
            <w:tcBorders>
              <w:top w:val="nil"/>
              <w:left w:val="nil"/>
              <w:bottom w:val="single" w:sz="4" w:space="0" w:color="auto"/>
              <w:right w:val="single" w:sz="4" w:space="0" w:color="auto"/>
            </w:tcBorders>
            <w:noWrap/>
            <w:vAlign w:val="bottom"/>
            <w:hideMark/>
          </w:tcPr>
          <w:p w14:paraId="649C3821" w14:textId="77777777" w:rsidR="003166B4" w:rsidRPr="0024527A" w:rsidRDefault="003166B4" w:rsidP="00226F99">
            <w:pPr>
              <w:spacing w:after="0" w:line="240" w:lineRule="auto"/>
              <w:rPr>
                <w:rFonts w:ascii="Calibri" w:eastAsia="Times New Roman" w:hAnsi="Calibri" w:cs="Calibri"/>
              </w:rPr>
            </w:pPr>
            <w:r w:rsidRPr="001D569A">
              <w:rPr>
                <w:rFonts w:ascii="Calibri" w:eastAsia="Times New Roman" w:hAnsi="Calibri" w:cs="Calibri"/>
              </w:rPr>
              <w:t xml:space="preserve">This field </w:t>
            </w:r>
            <w:r>
              <w:rPr>
                <w:rFonts w:ascii="Calibri" w:eastAsia="Times New Roman" w:hAnsi="Calibri" w:cs="Calibri"/>
              </w:rPr>
              <w:t>can</w:t>
            </w:r>
            <w:r w:rsidRPr="001D569A">
              <w:rPr>
                <w:rFonts w:ascii="Calibri" w:eastAsia="Times New Roman" w:hAnsi="Calibri" w:cs="Calibri"/>
              </w:rPr>
              <w:t xml:space="preserve"> be used by the analyst to note any relevant observations or context related to the captured contract. It is for internal use only and is not included in the main database.</w:t>
            </w:r>
          </w:p>
        </w:tc>
      </w:tr>
      <w:tr w:rsidR="003166B4" w:rsidRPr="0024527A" w14:paraId="2A05ECB5" w14:textId="77777777" w:rsidTr="003166B4">
        <w:trPr>
          <w:trHeight w:val="300"/>
        </w:trPr>
        <w:tc>
          <w:tcPr>
            <w:tcW w:w="1330" w:type="dxa"/>
            <w:tcBorders>
              <w:top w:val="nil"/>
              <w:left w:val="single" w:sz="4" w:space="0" w:color="auto"/>
              <w:bottom w:val="single" w:sz="4" w:space="0" w:color="auto"/>
              <w:right w:val="single" w:sz="4" w:space="0" w:color="auto"/>
            </w:tcBorders>
            <w:vAlign w:val="center"/>
            <w:hideMark/>
          </w:tcPr>
          <w:p w14:paraId="35939656" w14:textId="77777777" w:rsidR="003166B4" w:rsidRPr="0024527A" w:rsidRDefault="003166B4" w:rsidP="00226F99">
            <w:pPr>
              <w:spacing w:after="0" w:line="240" w:lineRule="auto"/>
              <w:jc w:val="center"/>
              <w:rPr>
                <w:rFonts w:ascii="Calibri" w:eastAsia="Times New Roman" w:hAnsi="Calibri" w:cs="Calibri"/>
              </w:rPr>
            </w:pPr>
            <w:r w:rsidRPr="0024527A">
              <w:rPr>
                <w:rFonts w:ascii="Calibri" w:eastAsia="Times New Roman" w:hAnsi="Calibri" w:cs="Calibri"/>
              </w:rPr>
              <w:t>Source Link(s)</w:t>
            </w:r>
          </w:p>
        </w:tc>
        <w:tc>
          <w:tcPr>
            <w:tcW w:w="9380" w:type="dxa"/>
            <w:tcBorders>
              <w:top w:val="nil"/>
              <w:left w:val="nil"/>
              <w:bottom w:val="single" w:sz="4" w:space="0" w:color="auto"/>
              <w:right w:val="single" w:sz="4" w:space="0" w:color="auto"/>
            </w:tcBorders>
            <w:noWrap/>
            <w:vAlign w:val="bottom"/>
            <w:hideMark/>
          </w:tcPr>
          <w:p w14:paraId="3627A587" w14:textId="77777777" w:rsidR="003166B4" w:rsidRPr="0024527A" w:rsidRDefault="003166B4" w:rsidP="00226F99">
            <w:pPr>
              <w:spacing w:after="0" w:line="240" w:lineRule="auto"/>
              <w:rPr>
                <w:rFonts w:ascii="Calibri" w:eastAsia="Times New Roman" w:hAnsi="Calibri" w:cs="Calibri"/>
              </w:rPr>
            </w:pPr>
            <w:r>
              <w:rPr>
                <w:rFonts w:ascii="Calibri" w:eastAsia="Times New Roman" w:hAnsi="Calibri" w:cs="Calibri"/>
              </w:rPr>
              <w:t>Need to e</w:t>
            </w:r>
            <w:r w:rsidRPr="001D569A">
              <w:rPr>
                <w:rFonts w:ascii="Calibri" w:eastAsia="Times New Roman" w:hAnsi="Calibri" w:cs="Calibri"/>
              </w:rPr>
              <w:t>nter the primary source URL from which the data was collected.</w:t>
            </w:r>
            <w:r>
              <w:rPr>
                <w:rFonts w:ascii="Calibri" w:eastAsia="Times New Roman" w:hAnsi="Calibri" w:cs="Calibri"/>
              </w:rPr>
              <w:t xml:space="preserve"> This is for internal use only.</w:t>
            </w:r>
          </w:p>
        </w:tc>
      </w:tr>
      <w:tr w:rsidR="003166B4" w:rsidRPr="0024527A" w14:paraId="4661E74A" w14:textId="77777777" w:rsidTr="003166B4">
        <w:trPr>
          <w:trHeight w:val="300"/>
        </w:trPr>
        <w:tc>
          <w:tcPr>
            <w:tcW w:w="1330" w:type="dxa"/>
            <w:tcBorders>
              <w:top w:val="single" w:sz="4" w:space="0" w:color="auto"/>
              <w:left w:val="single" w:sz="4" w:space="0" w:color="auto"/>
              <w:bottom w:val="single" w:sz="4" w:space="0" w:color="auto"/>
              <w:right w:val="single" w:sz="4" w:space="0" w:color="auto"/>
            </w:tcBorders>
            <w:vAlign w:val="center"/>
          </w:tcPr>
          <w:p w14:paraId="4056AC3A" w14:textId="77777777" w:rsidR="003166B4" w:rsidRPr="0024527A" w:rsidRDefault="003166B4" w:rsidP="00226F99">
            <w:pPr>
              <w:spacing w:after="0" w:line="240" w:lineRule="auto"/>
              <w:jc w:val="center"/>
              <w:rPr>
                <w:rFonts w:ascii="Calibri" w:eastAsia="Times New Roman" w:hAnsi="Calibri" w:cs="Calibri"/>
              </w:rPr>
            </w:pPr>
            <w:r w:rsidRPr="00085F6C">
              <w:rPr>
                <w:rFonts w:ascii="Calibri" w:eastAsia="Times New Roman" w:hAnsi="Calibri" w:cs="Calibri"/>
              </w:rPr>
              <w:t>Contract Date</w:t>
            </w:r>
          </w:p>
        </w:tc>
        <w:tc>
          <w:tcPr>
            <w:tcW w:w="9380" w:type="dxa"/>
            <w:tcBorders>
              <w:top w:val="single" w:sz="4" w:space="0" w:color="auto"/>
              <w:left w:val="nil"/>
              <w:bottom w:val="single" w:sz="4" w:space="0" w:color="auto"/>
              <w:right w:val="single" w:sz="4" w:space="0" w:color="auto"/>
            </w:tcBorders>
            <w:noWrap/>
            <w:vAlign w:val="bottom"/>
          </w:tcPr>
          <w:p w14:paraId="7A00A4E2" w14:textId="77777777" w:rsidR="003166B4" w:rsidRPr="006B1142" w:rsidRDefault="003166B4" w:rsidP="00226F99">
            <w:pPr>
              <w:spacing w:after="0" w:line="240" w:lineRule="auto"/>
              <w:rPr>
                <w:rFonts w:ascii="Calibri" w:eastAsia="Times New Roman" w:hAnsi="Calibri" w:cs="Calibri"/>
              </w:rPr>
            </w:pPr>
            <w:r w:rsidRPr="009E2A06">
              <w:rPr>
                <w:rFonts w:ascii="Calibri" w:eastAsia="Times New Roman" w:hAnsi="Calibri" w:cs="Calibri"/>
              </w:rPr>
              <w:t>This is the date on which the contract details were published by the source. For U.S. contracts, the publication date is provided on the contract announcement pages of the U.S. Department of Defense website.</w:t>
            </w:r>
          </w:p>
          <w:p w14:paraId="05C25E3A" w14:textId="77777777" w:rsidR="003166B4" w:rsidRDefault="003166B4" w:rsidP="00226F99">
            <w:pPr>
              <w:spacing w:after="0" w:line="240" w:lineRule="auto"/>
              <w:rPr>
                <w:rFonts w:ascii="Calibri" w:eastAsia="Times New Roman" w:hAnsi="Calibri" w:cs="Calibri"/>
              </w:rPr>
            </w:pPr>
          </w:p>
          <w:p w14:paraId="0CA58EBF" w14:textId="77777777" w:rsidR="003166B4" w:rsidRPr="0024527A" w:rsidRDefault="003166B4" w:rsidP="00226F99">
            <w:pPr>
              <w:spacing w:after="0" w:line="240" w:lineRule="auto"/>
              <w:rPr>
                <w:rFonts w:ascii="Calibri" w:eastAsia="Times New Roman" w:hAnsi="Calibri" w:cs="Calibri"/>
              </w:rPr>
            </w:pPr>
            <w:r w:rsidRPr="006B1142">
              <w:rPr>
                <w:rFonts w:ascii="Calibri" w:eastAsia="Times New Roman" w:hAnsi="Calibri" w:cs="Calibri"/>
              </w:rPr>
              <w:t>Note: Guidance for non-U.S. contracts will be provided at a later stage.</w:t>
            </w:r>
          </w:p>
        </w:tc>
      </w:tr>
      <w:tr w:rsidR="003166B4" w:rsidRPr="0024527A" w14:paraId="31E2AB60" w14:textId="77777777" w:rsidTr="003166B4">
        <w:trPr>
          <w:trHeight w:val="300"/>
        </w:trPr>
        <w:tc>
          <w:tcPr>
            <w:tcW w:w="1330" w:type="dxa"/>
            <w:tcBorders>
              <w:top w:val="single" w:sz="4" w:space="0" w:color="auto"/>
              <w:left w:val="single" w:sz="4" w:space="0" w:color="auto"/>
              <w:bottom w:val="single" w:sz="4" w:space="0" w:color="auto"/>
              <w:right w:val="single" w:sz="4" w:space="0" w:color="auto"/>
            </w:tcBorders>
            <w:vAlign w:val="center"/>
          </w:tcPr>
          <w:p w14:paraId="34F2DAAD" w14:textId="77777777" w:rsidR="003166B4" w:rsidRPr="00085F6C" w:rsidRDefault="003166B4" w:rsidP="00226F99">
            <w:pPr>
              <w:spacing w:after="0" w:line="240" w:lineRule="auto"/>
              <w:jc w:val="center"/>
              <w:rPr>
                <w:rFonts w:ascii="Calibri" w:eastAsia="Times New Roman" w:hAnsi="Calibri" w:cs="Calibri"/>
              </w:rPr>
            </w:pPr>
            <w:r w:rsidRPr="00085F6C">
              <w:rPr>
                <w:rFonts w:ascii="Calibri" w:eastAsia="Times New Roman" w:hAnsi="Calibri" w:cs="Calibri"/>
              </w:rPr>
              <w:lastRenderedPageBreak/>
              <w:t>Reported Date (By SGA)</w:t>
            </w:r>
          </w:p>
        </w:tc>
        <w:tc>
          <w:tcPr>
            <w:tcW w:w="9380" w:type="dxa"/>
            <w:tcBorders>
              <w:top w:val="single" w:sz="4" w:space="0" w:color="auto"/>
              <w:left w:val="nil"/>
              <w:bottom w:val="single" w:sz="4" w:space="0" w:color="auto"/>
              <w:right w:val="single" w:sz="4" w:space="0" w:color="auto"/>
            </w:tcBorders>
            <w:noWrap/>
            <w:vAlign w:val="bottom"/>
          </w:tcPr>
          <w:p w14:paraId="38E7DBA9" w14:textId="77777777" w:rsidR="003166B4" w:rsidRPr="0024527A" w:rsidRDefault="003166B4" w:rsidP="00226F99">
            <w:pPr>
              <w:spacing w:after="0" w:line="240" w:lineRule="auto"/>
              <w:rPr>
                <w:rFonts w:ascii="Calibri" w:eastAsia="Times New Roman" w:hAnsi="Calibri" w:cs="Calibri"/>
              </w:rPr>
            </w:pPr>
            <w:r w:rsidRPr="00085F6C">
              <w:rPr>
                <w:rFonts w:ascii="Calibri" w:eastAsia="Times New Roman" w:hAnsi="Calibri" w:cs="Calibri"/>
              </w:rPr>
              <w:t>This is the date on which the respective data set is delivered. It is not part of the database and is maintained solely for internal reporting purposes.</w:t>
            </w:r>
          </w:p>
        </w:tc>
      </w:tr>
    </w:tbl>
    <w:p w14:paraId="6C03D921" w14:textId="77777777" w:rsidR="003166B4" w:rsidRDefault="003166B4"/>
    <w:sectPr w:rsidR="003166B4" w:rsidSect="00D92D8B">
      <w:footerReference w:type="even" r:id="rId7"/>
      <w:footerReference w:type="default" r:id="rId8"/>
      <w:footerReference w:type="first" r:id="rId9"/>
      <w:pgSz w:w="12240" w:h="15840"/>
      <w:pgMar w:top="45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57627" w14:textId="77777777" w:rsidR="00291884" w:rsidRDefault="00291884" w:rsidP="003166B4">
      <w:pPr>
        <w:spacing w:before="0" w:after="0" w:line="240" w:lineRule="auto"/>
      </w:pPr>
      <w:r>
        <w:separator/>
      </w:r>
    </w:p>
  </w:endnote>
  <w:endnote w:type="continuationSeparator" w:id="0">
    <w:p w14:paraId="390060E5" w14:textId="77777777" w:rsidR="00291884" w:rsidRDefault="00291884" w:rsidP="003166B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5916" w14:textId="577AEE4D" w:rsidR="003166B4" w:rsidRDefault="003166B4">
    <w:pPr>
      <w:pStyle w:val="Footer"/>
    </w:pPr>
    <w:r>
      <w:rPr>
        <w:noProof/>
        <w14:ligatures w14:val="standardContextual"/>
      </w:rPr>
      <mc:AlternateContent>
        <mc:Choice Requires="wps">
          <w:drawing>
            <wp:anchor distT="0" distB="0" distL="0" distR="0" simplePos="0" relativeHeight="251659264" behindDoc="0" locked="0" layoutInCell="1" allowOverlap="1" wp14:anchorId="2214F16B" wp14:editId="619F9615">
              <wp:simplePos x="635" y="635"/>
              <wp:positionH relativeFrom="page">
                <wp:align>left</wp:align>
              </wp:positionH>
              <wp:positionV relativeFrom="page">
                <wp:align>bottom</wp:align>
              </wp:positionV>
              <wp:extent cx="2085975" cy="408305"/>
              <wp:effectExtent l="0" t="0" r="9525" b="0"/>
              <wp:wrapNone/>
              <wp:docPr id="602893745" name="Text Box 2"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408305"/>
                      </a:xfrm>
                      <a:prstGeom prst="rect">
                        <a:avLst/>
                      </a:prstGeom>
                      <a:noFill/>
                      <a:ln>
                        <a:noFill/>
                      </a:ln>
                    </wps:spPr>
                    <wps:txbx>
                      <w:txbxContent>
                        <w:p w14:paraId="2016AC89" w14:textId="20E5D2BF" w:rsidR="003166B4" w:rsidRPr="003166B4" w:rsidRDefault="003166B4" w:rsidP="003166B4">
                          <w:pPr>
                            <w:spacing w:after="0"/>
                            <w:rPr>
                              <w:rFonts w:ascii="Rockwell" w:eastAsia="Rockwell" w:hAnsi="Rockwell" w:cs="Rockwell"/>
                              <w:noProof/>
                              <w:color w:val="0078D7"/>
                              <w:sz w:val="18"/>
                              <w:szCs w:val="18"/>
                            </w:rPr>
                          </w:pPr>
                          <w:r w:rsidRPr="003166B4">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214F16B" id="_x0000_t202" coordsize="21600,21600" o:spt="202" path="m,l,21600r21600,l21600,xe">
              <v:stroke joinstyle="miter"/>
              <v:path gradientshapeok="t" o:connecttype="rect"/>
            </v:shapetype>
            <v:shape id="Text Box 2" o:spid="_x0000_s1026" type="#_x0000_t202" alt="Information Classification: General" style="position:absolute;margin-left:0;margin-top:0;width:164.25pt;height:32.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" filled="f" stroked="f">
              <v:fill o:detectmouseclick="t"/>
              <v:textbox style="mso-fit-shape-to-text:t" inset="20pt,0,0,15pt">
                <w:txbxContent>
                  <w:p w14:paraId="2016AC89" w14:textId="20E5D2BF" w:rsidR="003166B4" w:rsidRPr="003166B4" w:rsidRDefault="003166B4" w:rsidP="003166B4">
                    <w:pPr>
                      <w:spacing w:after="0"/>
                      <w:rPr>
                        <w:rFonts w:ascii="Rockwell" w:eastAsia="Rockwell" w:hAnsi="Rockwell" w:cs="Rockwell"/>
                        <w:noProof/>
                        <w:color w:val="0078D7"/>
                        <w:sz w:val="18"/>
                        <w:szCs w:val="18"/>
                      </w:rPr>
                    </w:pPr>
                    <w:r w:rsidRPr="003166B4">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01572" w14:textId="34349AD9" w:rsidR="003166B4" w:rsidRDefault="003166B4">
    <w:pPr>
      <w:pStyle w:val="Footer"/>
    </w:pPr>
    <w:r>
      <w:rPr>
        <w:noProof/>
        <w14:ligatures w14:val="standardContextual"/>
      </w:rPr>
      <mc:AlternateContent>
        <mc:Choice Requires="wps">
          <w:drawing>
            <wp:anchor distT="0" distB="0" distL="0" distR="0" simplePos="0" relativeHeight="251660288" behindDoc="0" locked="0" layoutInCell="1" allowOverlap="1" wp14:anchorId="612558E9" wp14:editId="1DCA50BA">
              <wp:simplePos x="914400" y="9448800"/>
              <wp:positionH relativeFrom="page">
                <wp:align>left</wp:align>
              </wp:positionH>
              <wp:positionV relativeFrom="page">
                <wp:align>bottom</wp:align>
              </wp:positionV>
              <wp:extent cx="2085975" cy="408305"/>
              <wp:effectExtent l="0" t="0" r="9525" b="0"/>
              <wp:wrapNone/>
              <wp:docPr id="398055549" name="Text Box 3"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408305"/>
                      </a:xfrm>
                      <a:prstGeom prst="rect">
                        <a:avLst/>
                      </a:prstGeom>
                      <a:noFill/>
                      <a:ln>
                        <a:noFill/>
                      </a:ln>
                    </wps:spPr>
                    <wps:txbx>
                      <w:txbxContent>
                        <w:p w14:paraId="5B7CA556" w14:textId="57DFC994" w:rsidR="003166B4" w:rsidRPr="003166B4" w:rsidRDefault="003166B4" w:rsidP="003166B4">
                          <w:pPr>
                            <w:spacing w:after="0"/>
                            <w:rPr>
                              <w:rFonts w:ascii="Rockwell" w:eastAsia="Rockwell" w:hAnsi="Rockwell" w:cs="Rockwell"/>
                              <w:noProof/>
                              <w:color w:val="0078D7"/>
                              <w:sz w:val="18"/>
                              <w:szCs w:val="18"/>
                            </w:rPr>
                          </w:pPr>
                          <w:r w:rsidRPr="003166B4">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12558E9" id="_x0000_t202" coordsize="21600,21600" o:spt="202" path="m,l,21600r21600,l21600,xe">
              <v:stroke joinstyle="miter"/>
              <v:path gradientshapeok="t" o:connecttype="rect"/>
            </v:shapetype>
            <v:shape id="Text Box 3" o:spid="_x0000_s1027" type="#_x0000_t202" alt="Information Classification: General" style="position:absolute;margin-left:0;margin-top:0;width:164.25pt;height:32.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" filled="f" stroked="f">
              <v:fill o:detectmouseclick="t"/>
              <v:textbox style="mso-fit-shape-to-text:t" inset="20pt,0,0,15pt">
                <w:txbxContent>
                  <w:p w14:paraId="5B7CA556" w14:textId="57DFC994" w:rsidR="003166B4" w:rsidRPr="003166B4" w:rsidRDefault="003166B4" w:rsidP="003166B4">
                    <w:pPr>
                      <w:spacing w:after="0"/>
                      <w:rPr>
                        <w:rFonts w:ascii="Rockwell" w:eastAsia="Rockwell" w:hAnsi="Rockwell" w:cs="Rockwell"/>
                        <w:noProof/>
                        <w:color w:val="0078D7"/>
                        <w:sz w:val="18"/>
                        <w:szCs w:val="18"/>
                      </w:rPr>
                    </w:pPr>
                    <w:r w:rsidRPr="003166B4">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3681A" w14:textId="76C4D070" w:rsidR="003166B4" w:rsidRDefault="003166B4">
    <w:pPr>
      <w:pStyle w:val="Footer"/>
    </w:pPr>
    <w:r>
      <w:rPr>
        <w:noProof/>
        <w14:ligatures w14:val="standardContextual"/>
      </w:rPr>
      <mc:AlternateContent>
        <mc:Choice Requires="wps">
          <w:drawing>
            <wp:anchor distT="0" distB="0" distL="0" distR="0" simplePos="0" relativeHeight="251658240" behindDoc="0" locked="0" layoutInCell="1" allowOverlap="1" wp14:anchorId="777D5FB5" wp14:editId="6D224EA8">
              <wp:simplePos x="635" y="635"/>
              <wp:positionH relativeFrom="page">
                <wp:align>left</wp:align>
              </wp:positionH>
              <wp:positionV relativeFrom="page">
                <wp:align>bottom</wp:align>
              </wp:positionV>
              <wp:extent cx="2085975" cy="408305"/>
              <wp:effectExtent l="0" t="0" r="9525" b="0"/>
              <wp:wrapNone/>
              <wp:docPr id="1792601122" name="Text Box 1"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408305"/>
                      </a:xfrm>
                      <a:prstGeom prst="rect">
                        <a:avLst/>
                      </a:prstGeom>
                      <a:noFill/>
                      <a:ln>
                        <a:noFill/>
                      </a:ln>
                    </wps:spPr>
                    <wps:txbx>
                      <w:txbxContent>
                        <w:p w14:paraId="15AE4E29" w14:textId="5AF935B6" w:rsidR="003166B4" w:rsidRPr="003166B4" w:rsidRDefault="003166B4" w:rsidP="003166B4">
                          <w:pPr>
                            <w:spacing w:after="0"/>
                            <w:rPr>
                              <w:rFonts w:ascii="Rockwell" w:eastAsia="Rockwell" w:hAnsi="Rockwell" w:cs="Rockwell"/>
                              <w:noProof/>
                              <w:color w:val="0078D7"/>
                              <w:sz w:val="18"/>
                              <w:szCs w:val="18"/>
                            </w:rPr>
                          </w:pPr>
                          <w:r w:rsidRPr="003166B4">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7D5FB5" id="_x0000_t202" coordsize="21600,21600" o:spt="202" path="m,l,21600r21600,l21600,xe">
              <v:stroke joinstyle="miter"/>
              <v:path gradientshapeok="t" o:connecttype="rect"/>
            </v:shapetype>
            <v:shape id="Text Box 1" o:spid="_x0000_s1028" type="#_x0000_t202" alt="Information Classification: General" style="position:absolute;margin-left:0;margin-top:0;width:164.25pt;height:32.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" filled="f" stroked="f">
              <v:fill o:detectmouseclick="t"/>
              <v:textbox style="mso-fit-shape-to-text:t" inset="20pt,0,0,15pt">
                <w:txbxContent>
                  <w:p w14:paraId="15AE4E29" w14:textId="5AF935B6" w:rsidR="003166B4" w:rsidRPr="003166B4" w:rsidRDefault="003166B4" w:rsidP="003166B4">
                    <w:pPr>
                      <w:spacing w:after="0"/>
                      <w:rPr>
                        <w:rFonts w:ascii="Rockwell" w:eastAsia="Rockwell" w:hAnsi="Rockwell" w:cs="Rockwell"/>
                        <w:noProof/>
                        <w:color w:val="0078D7"/>
                        <w:sz w:val="18"/>
                        <w:szCs w:val="18"/>
                      </w:rPr>
                    </w:pPr>
                    <w:r w:rsidRPr="003166B4">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586DD" w14:textId="77777777" w:rsidR="00291884" w:rsidRDefault="00291884" w:rsidP="003166B4">
      <w:pPr>
        <w:spacing w:before="0" w:after="0" w:line="240" w:lineRule="auto"/>
      </w:pPr>
      <w:r>
        <w:separator/>
      </w:r>
    </w:p>
  </w:footnote>
  <w:footnote w:type="continuationSeparator" w:id="0">
    <w:p w14:paraId="58FC5819" w14:textId="77777777" w:rsidR="00291884" w:rsidRDefault="00291884" w:rsidP="003166B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1E6"/>
    <w:multiLevelType w:val="hybridMultilevel"/>
    <w:tmpl w:val="DE7855B4"/>
    <w:lvl w:ilvl="0" w:tplc="04090001">
      <w:start w:val="1"/>
      <w:numFmt w:val="bullet"/>
      <w:lvlText w:val=""/>
      <w:lvlJc w:val="left"/>
      <w:pPr>
        <w:ind w:left="1080" w:hanging="360"/>
      </w:pPr>
      <w:rPr>
        <w:rFonts w:ascii="Symbol" w:hAnsi="Symbol" w:hint="default"/>
      </w:rPr>
    </w:lvl>
    <w:lvl w:ilvl="1" w:tplc="4FA61540">
      <w:numFmt w:val="bullet"/>
      <w:lvlText w:val="-"/>
      <w:lvlJc w:val="left"/>
      <w:pPr>
        <w:ind w:left="1800" w:hanging="360"/>
      </w:pPr>
      <w:rPr>
        <w:rFonts w:ascii="Calibri" w:eastAsiaTheme="minorHAnsi"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2EA3213"/>
    <w:multiLevelType w:val="hybridMultilevel"/>
    <w:tmpl w:val="60061F98"/>
    <w:lvl w:ilvl="0" w:tplc="04090003">
      <w:start w:val="1"/>
      <w:numFmt w:val="bullet"/>
      <w:lvlText w:val="o"/>
      <w:lvlJc w:val="left"/>
      <w:pPr>
        <w:ind w:left="791" w:hanging="360"/>
      </w:pPr>
      <w:rPr>
        <w:rFonts w:ascii="Courier New" w:hAnsi="Courier New" w:cs="Courier New"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2" w15:restartNumberingAfterBreak="0">
    <w:nsid w:val="247728B5"/>
    <w:multiLevelType w:val="hybridMultilevel"/>
    <w:tmpl w:val="DFFC6D98"/>
    <w:lvl w:ilvl="0" w:tplc="4FA61540">
      <w:numFmt w:val="bullet"/>
      <w:lvlText w:val="-"/>
      <w:lvlJc w:val="left"/>
      <w:pPr>
        <w:ind w:left="791" w:hanging="360"/>
      </w:pPr>
      <w:rPr>
        <w:rFonts w:ascii="Calibri" w:eastAsiaTheme="minorHAnsi" w:hAnsi="Calibri" w:cs="Calibri" w:hint="default"/>
      </w:rPr>
    </w:lvl>
    <w:lvl w:ilvl="1" w:tplc="FFFFFFFF" w:tentative="1">
      <w:start w:val="1"/>
      <w:numFmt w:val="bullet"/>
      <w:lvlText w:val="o"/>
      <w:lvlJc w:val="left"/>
      <w:pPr>
        <w:ind w:left="1511" w:hanging="360"/>
      </w:pPr>
      <w:rPr>
        <w:rFonts w:ascii="Courier New" w:hAnsi="Courier New" w:cs="Courier New" w:hint="default"/>
      </w:rPr>
    </w:lvl>
    <w:lvl w:ilvl="2" w:tplc="FFFFFFFF" w:tentative="1">
      <w:start w:val="1"/>
      <w:numFmt w:val="bullet"/>
      <w:lvlText w:val=""/>
      <w:lvlJc w:val="left"/>
      <w:pPr>
        <w:ind w:left="2231" w:hanging="360"/>
      </w:pPr>
      <w:rPr>
        <w:rFonts w:ascii="Wingdings" w:hAnsi="Wingdings" w:hint="default"/>
      </w:rPr>
    </w:lvl>
    <w:lvl w:ilvl="3" w:tplc="FFFFFFFF" w:tentative="1">
      <w:start w:val="1"/>
      <w:numFmt w:val="bullet"/>
      <w:lvlText w:val=""/>
      <w:lvlJc w:val="left"/>
      <w:pPr>
        <w:ind w:left="2951" w:hanging="360"/>
      </w:pPr>
      <w:rPr>
        <w:rFonts w:ascii="Symbol" w:hAnsi="Symbol" w:hint="default"/>
      </w:rPr>
    </w:lvl>
    <w:lvl w:ilvl="4" w:tplc="FFFFFFFF" w:tentative="1">
      <w:start w:val="1"/>
      <w:numFmt w:val="bullet"/>
      <w:lvlText w:val="o"/>
      <w:lvlJc w:val="left"/>
      <w:pPr>
        <w:ind w:left="3671" w:hanging="360"/>
      </w:pPr>
      <w:rPr>
        <w:rFonts w:ascii="Courier New" w:hAnsi="Courier New" w:cs="Courier New" w:hint="default"/>
      </w:rPr>
    </w:lvl>
    <w:lvl w:ilvl="5" w:tplc="FFFFFFFF" w:tentative="1">
      <w:start w:val="1"/>
      <w:numFmt w:val="bullet"/>
      <w:lvlText w:val=""/>
      <w:lvlJc w:val="left"/>
      <w:pPr>
        <w:ind w:left="4391" w:hanging="360"/>
      </w:pPr>
      <w:rPr>
        <w:rFonts w:ascii="Wingdings" w:hAnsi="Wingdings" w:hint="default"/>
      </w:rPr>
    </w:lvl>
    <w:lvl w:ilvl="6" w:tplc="FFFFFFFF" w:tentative="1">
      <w:start w:val="1"/>
      <w:numFmt w:val="bullet"/>
      <w:lvlText w:val=""/>
      <w:lvlJc w:val="left"/>
      <w:pPr>
        <w:ind w:left="5111" w:hanging="360"/>
      </w:pPr>
      <w:rPr>
        <w:rFonts w:ascii="Symbol" w:hAnsi="Symbol" w:hint="default"/>
      </w:rPr>
    </w:lvl>
    <w:lvl w:ilvl="7" w:tplc="FFFFFFFF" w:tentative="1">
      <w:start w:val="1"/>
      <w:numFmt w:val="bullet"/>
      <w:lvlText w:val="o"/>
      <w:lvlJc w:val="left"/>
      <w:pPr>
        <w:ind w:left="5831" w:hanging="360"/>
      </w:pPr>
      <w:rPr>
        <w:rFonts w:ascii="Courier New" w:hAnsi="Courier New" w:cs="Courier New" w:hint="default"/>
      </w:rPr>
    </w:lvl>
    <w:lvl w:ilvl="8" w:tplc="FFFFFFFF" w:tentative="1">
      <w:start w:val="1"/>
      <w:numFmt w:val="bullet"/>
      <w:lvlText w:val=""/>
      <w:lvlJc w:val="left"/>
      <w:pPr>
        <w:ind w:left="6551" w:hanging="360"/>
      </w:pPr>
      <w:rPr>
        <w:rFonts w:ascii="Wingdings" w:hAnsi="Wingdings" w:hint="default"/>
      </w:rPr>
    </w:lvl>
  </w:abstractNum>
  <w:abstractNum w:abstractNumId="3" w15:restartNumberingAfterBreak="0">
    <w:nsid w:val="29846169"/>
    <w:multiLevelType w:val="hybridMultilevel"/>
    <w:tmpl w:val="851CF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F269A8"/>
    <w:multiLevelType w:val="hybridMultilevel"/>
    <w:tmpl w:val="4E9C1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5B46F4"/>
    <w:multiLevelType w:val="hybridMultilevel"/>
    <w:tmpl w:val="89FE669E"/>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20D62"/>
    <w:multiLevelType w:val="hybridMultilevel"/>
    <w:tmpl w:val="E63C3D0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AB20378"/>
    <w:multiLevelType w:val="hybridMultilevel"/>
    <w:tmpl w:val="79BE0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0A4126"/>
    <w:multiLevelType w:val="hybridMultilevel"/>
    <w:tmpl w:val="185E1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D322AF"/>
    <w:multiLevelType w:val="hybridMultilevel"/>
    <w:tmpl w:val="8AFAF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301626"/>
    <w:multiLevelType w:val="hybridMultilevel"/>
    <w:tmpl w:val="BE148A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6475957"/>
    <w:multiLevelType w:val="hybridMultilevel"/>
    <w:tmpl w:val="5E9E6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365003"/>
    <w:multiLevelType w:val="hybridMultilevel"/>
    <w:tmpl w:val="9CE45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EF1988"/>
    <w:multiLevelType w:val="multilevel"/>
    <w:tmpl w:val="6AA2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3D3D6A"/>
    <w:multiLevelType w:val="hybridMultilevel"/>
    <w:tmpl w:val="08586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24195E"/>
    <w:multiLevelType w:val="hybridMultilevel"/>
    <w:tmpl w:val="A6883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380843"/>
    <w:multiLevelType w:val="multilevel"/>
    <w:tmpl w:val="4D60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401299">
    <w:abstractNumId w:val="0"/>
  </w:num>
  <w:num w:numId="2" w16cid:durableId="2034374912">
    <w:abstractNumId w:val="7"/>
  </w:num>
  <w:num w:numId="3" w16cid:durableId="415327384">
    <w:abstractNumId w:val="12"/>
  </w:num>
  <w:num w:numId="4" w16cid:durableId="1286037561">
    <w:abstractNumId w:val="3"/>
  </w:num>
  <w:num w:numId="5" w16cid:durableId="778796196">
    <w:abstractNumId w:val="14"/>
  </w:num>
  <w:num w:numId="6" w16cid:durableId="1364792929">
    <w:abstractNumId w:val="8"/>
  </w:num>
  <w:num w:numId="7" w16cid:durableId="1374117448">
    <w:abstractNumId w:val="5"/>
  </w:num>
  <w:num w:numId="8" w16cid:durableId="217666254">
    <w:abstractNumId w:val="15"/>
  </w:num>
  <w:num w:numId="9" w16cid:durableId="1369064420">
    <w:abstractNumId w:val="11"/>
  </w:num>
  <w:num w:numId="10" w16cid:durableId="1842888305">
    <w:abstractNumId w:val="2"/>
  </w:num>
  <w:num w:numId="11" w16cid:durableId="1737587247">
    <w:abstractNumId w:val="1"/>
  </w:num>
  <w:num w:numId="12" w16cid:durableId="442190765">
    <w:abstractNumId w:val="6"/>
  </w:num>
  <w:num w:numId="13" w16cid:durableId="2143033776">
    <w:abstractNumId w:val="4"/>
  </w:num>
  <w:num w:numId="14" w16cid:durableId="2035305545">
    <w:abstractNumId w:val="10"/>
  </w:num>
  <w:num w:numId="15" w16cid:durableId="1832524010">
    <w:abstractNumId w:val="16"/>
  </w:num>
  <w:num w:numId="16" w16cid:durableId="102307457">
    <w:abstractNumId w:val="13"/>
  </w:num>
  <w:num w:numId="17" w16cid:durableId="209219772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tchison, Rachel">
    <w15:presenceInfo w15:providerId="AD" w15:userId="S::Rachel.Hutchison@informa.com::71a959ae-46b5-47ff-b106-951ea53d04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B4"/>
    <w:rsid w:val="002858F5"/>
    <w:rsid w:val="00291884"/>
    <w:rsid w:val="003166B4"/>
    <w:rsid w:val="0063416B"/>
    <w:rsid w:val="007B6B10"/>
    <w:rsid w:val="008E4418"/>
    <w:rsid w:val="0098478F"/>
    <w:rsid w:val="00D92D8B"/>
    <w:rsid w:val="00E53264"/>
    <w:rsid w:val="00F31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4D634"/>
  <w15:chartTrackingRefBased/>
  <w15:docId w15:val="{E400DD44-F38E-48E5-B498-D35997843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6B4"/>
    <w:pPr>
      <w:spacing w:before="100" w:after="200" w:line="276"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316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6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6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6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6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6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6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6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6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6B4"/>
    <w:rPr>
      <w:rFonts w:eastAsiaTheme="majorEastAsia" w:cstheme="majorBidi"/>
      <w:color w:val="272727" w:themeColor="text1" w:themeTint="D8"/>
    </w:rPr>
  </w:style>
  <w:style w:type="paragraph" w:styleId="Title">
    <w:name w:val="Title"/>
    <w:basedOn w:val="Normal"/>
    <w:next w:val="Normal"/>
    <w:link w:val="TitleChar"/>
    <w:uiPriority w:val="10"/>
    <w:qFormat/>
    <w:rsid w:val="00316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6B4"/>
    <w:pPr>
      <w:spacing w:before="160"/>
      <w:jc w:val="center"/>
    </w:pPr>
    <w:rPr>
      <w:i/>
      <w:iCs/>
      <w:color w:val="404040" w:themeColor="text1" w:themeTint="BF"/>
    </w:rPr>
  </w:style>
  <w:style w:type="character" w:customStyle="1" w:styleId="QuoteChar">
    <w:name w:val="Quote Char"/>
    <w:basedOn w:val="DefaultParagraphFont"/>
    <w:link w:val="Quote"/>
    <w:uiPriority w:val="29"/>
    <w:rsid w:val="003166B4"/>
    <w:rPr>
      <w:i/>
      <w:iCs/>
      <w:color w:val="404040" w:themeColor="text1" w:themeTint="BF"/>
    </w:rPr>
  </w:style>
  <w:style w:type="paragraph" w:styleId="ListParagraph">
    <w:name w:val="List Paragraph"/>
    <w:basedOn w:val="Normal"/>
    <w:uiPriority w:val="34"/>
    <w:qFormat/>
    <w:rsid w:val="003166B4"/>
    <w:pPr>
      <w:ind w:left="720"/>
      <w:contextualSpacing/>
    </w:pPr>
  </w:style>
  <w:style w:type="character" w:styleId="IntenseEmphasis">
    <w:name w:val="Intense Emphasis"/>
    <w:basedOn w:val="DefaultParagraphFont"/>
    <w:uiPriority w:val="21"/>
    <w:qFormat/>
    <w:rsid w:val="003166B4"/>
    <w:rPr>
      <w:i/>
      <w:iCs/>
      <w:color w:val="0F4761" w:themeColor="accent1" w:themeShade="BF"/>
    </w:rPr>
  </w:style>
  <w:style w:type="paragraph" w:styleId="IntenseQuote">
    <w:name w:val="Intense Quote"/>
    <w:basedOn w:val="Normal"/>
    <w:next w:val="Normal"/>
    <w:link w:val="IntenseQuoteChar"/>
    <w:uiPriority w:val="30"/>
    <w:qFormat/>
    <w:rsid w:val="00316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6B4"/>
    <w:rPr>
      <w:i/>
      <w:iCs/>
      <w:color w:val="0F4761" w:themeColor="accent1" w:themeShade="BF"/>
    </w:rPr>
  </w:style>
  <w:style w:type="character" w:styleId="IntenseReference">
    <w:name w:val="Intense Reference"/>
    <w:basedOn w:val="DefaultParagraphFont"/>
    <w:uiPriority w:val="32"/>
    <w:qFormat/>
    <w:rsid w:val="003166B4"/>
    <w:rPr>
      <w:b/>
      <w:bCs/>
      <w:smallCaps/>
      <w:color w:val="0F4761" w:themeColor="accent1" w:themeShade="BF"/>
      <w:spacing w:val="5"/>
    </w:rPr>
  </w:style>
  <w:style w:type="paragraph" w:styleId="NoSpacing">
    <w:name w:val="No Spacing"/>
    <w:uiPriority w:val="1"/>
    <w:qFormat/>
    <w:rsid w:val="003166B4"/>
    <w:pPr>
      <w:spacing w:before="100" w:after="0" w:line="240" w:lineRule="auto"/>
    </w:pPr>
    <w:rPr>
      <w:rFonts w:eastAsiaTheme="minorEastAsia"/>
      <w:kern w:val="0"/>
      <w:sz w:val="20"/>
      <w:szCs w:val="20"/>
      <w14:ligatures w14:val="none"/>
    </w:rPr>
  </w:style>
  <w:style w:type="paragraph" w:styleId="Footer">
    <w:name w:val="footer"/>
    <w:basedOn w:val="Normal"/>
    <w:link w:val="FooterChar"/>
    <w:uiPriority w:val="99"/>
    <w:unhideWhenUsed/>
    <w:rsid w:val="003166B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166B4"/>
    <w:rPr>
      <w:rFonts w:eastAsiaTheme="minorEastAsia"/>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558</TotalTime>
  <Pages>11</Pages>
  <Words>3688</Words>
  <Characters>22725</Characters>
  <Application>Microsoft Office Word</Application>
  <DocSecurity>0</DocSecurity>
  <Lines>505</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 Tapas</dc:creator>
  <cp:keywords/>
  <dc:description/>
  <cp:lastModifiedBy>Mukesh Kumar</cp:lastModifiedBy>
  <cp:revision>3</cp:revision>
  <dcterms:created xsi:type="dcterms:W3CDTF">2025-12-08T11:11:00Z</dcterms:created>
  <dcterms:modified xsi:type="dcterms:W3CDTF">2026-01-19T13:57:00Z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6ad8ec22,23ef6db1,17b9d87d</vt:lpwstr>
  </property>
  <property fmtid="{D5CDD505-2E9C-101B-9397-08002B2CF9AE}" pid="3" name="ClassificationContentMarkingFooterFontProps">
    <vt:lpwstr>#0078d7,9,Rockwell</vt:lpwstr>
  </property>
  <property fmtid="{D5CDD505-2E9C-101B-9397-08002B2CF9AE}" pid="4" name="ClassificationContentMarkingFooterText">
    <vt:lpwstr>Information Classification: General</vt:lpwstr>
  </property>
  <property fmtid="{D5CDD505-2E9C-101B-9397-08002B2CF9AE}" pid="5" name="MSIP_Label_2bbab825-a111-45e4-86a1-18cee0005896_Enabled">
    <vt:lpwstr>true</vt:lpwstr>
  </property>
  <property fmtid="{D5CDD505-2E9C-101B-9397-08002B2CF9AE}" pid="6" name="MSIP_Label_2bbab825-a111-45e4-86a1-18cee0005896_SetDate">
    <vt:lpwstr>2025-12-08T11:12:52Z</vt:lpwstr>
  </property>
  <property fmtid="{D5CDD505-2E9C-101B-9397-08002B2CF9AE}" pid="7" name="MSIP_Label_2bbab825-a111-45e4-86a1-18cee0005896_Method">
    <vt:lpwstr>Standard</vt:lpwstr>
  </property>
  <property fmtid="{D5CDD505-2E9C-101B-9397-08002B2CF9AE}" pid="8" name="MSIP_Label_2bbab825-a111-45e4-86a1-18cee0005896_Name">
    <vt:lpwstr>2bbab825-a111-45e4-86a1-18cee0005896</vt:lpwstr>
  </property>
  <property fmtid="{D5CDD505-2E9C-101B-9397-08002B2CF9AE}" pid="9" name="MSIP_Label_2bbab825-a111-45e4-86a1-18cee0005896_SiteId">
    <vt:lpwstr>2567d566-604c-408a-8a60-55d0dc9d9d6b</vt:lpwstr>
  </property>
  <property fmtid="{D5CDD505-2E9C-101B-9397-08002B2CF9AE}" pid="10" name="MSIP_Label_2bbab825-a111-45e4-86a1-18cee0005896_ActionId">
    <vt:lpwstr>a362875c-ee47-4156-8ca2-3f43a88f7278</vt:lpwstr>
  </property>
  <property fmtid="{D5CDD505-2E9C-101B-9397-08002B2CF9AE}" pid="11" name="MSIP_Label_2bbab825-a111-45e4-86a1-18cee0005896_ContentBits">
    <vt:lpwstr>2</vt:lpwstr>
  </property>
  <property fmtid="{D5CDD505-2E9C-101B-9397-08002B2CF9AE}" pid="12" name="MSIP_Label_2bbab825-a111-45e4-86a1-18cee0005896_Tag">
    <vt:lpwstr>10, 3, 0, 1</vt:lpwstr>
  </property>
</Properties>
</file>